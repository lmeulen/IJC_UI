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E8E" w:rsidRPr="00FA1E6F" w:rsidRDefault="00FA1E6F">
      <w:pPr>
        <w:rPr>
          <w:smallCaps/>
          <w:color w:val="FE8637"/>
          <w:spacing w:val="10"/>
          <w:sz w:val="48"/>
          <w:szCs w:val="48"/>
        </w:rPr>
      </w:pPr>
      <w:r>
        <w:rPr>
          <w:smallCaps/>
          <w:noProof/>
          <w:color w:val="FE8637"/>
          <w:spacing w:val="10"/>
          <w:sz w:val="48"/>
          <w:szCs w:val="48"/>
        </w:rPr>
        <mc:AlternateContent>
          <mc:Choice Requires="wps">
            <w:drawing>
              <wp:anchor distT="0" distB="0" distL="114300" distR="114300" simplePos="0" relativeHeight="251677696" behindDoc="0" locked="0" layoutInCell="0" allowOverlap="1">
                <wp:simplePos x="0" y="0"/>
                <wp:positionH relativeFrom="margin">
                  <wp:align>left</wp:align>
                </wp:positionH>
                <wp:positionV relativeFrom="page">
                  <wp:align>center</wp:align>
                </wp:positionV>
                <wp:extent cx="4536440" cy="5344795"/>
                <wp:effectExtent l="0" t="0" r="0" b="1905"/>
                <wp:wrapNone/>
                <wp:docPr id="81"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6440" cy="534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7AC4" w:rsidRPr="00FA1E6F" w:rsidRDefault="00DE7AC4">
                            <w:pPr>
                              <w:rPr>
                                <w:smallCaps/>
                                <w:color w:val="244583"/>
                                <w:spacing w:val="20"/>
                                <w:sz w:val="56"/>
                                <w:szCs w:val="56"/>
                              </w:rPr>
                            </w:pPr>
                            <w:proofErr w:type="spellStart"/>
                            <w:r>
                              <w:rPr>
                                <w:smallCaps/>
                                <w:color w:val="244583"/>
                                <w:spacing w:val="20"/>
                                <w:sz w:val="56"/>
                                <w:szCs w:val="56"/>
                              </w:rPr>
                              <w:t>Indelingsoftware</w:t>
                            </w:r>
                            <w:proofErr w:type="spellEnd"/>
                          </w:p>
                          <w:p w:rsidR="00DE7AC4" w:rsidRPr="00FA1E6F" w:rsidRDefault="00DE7AC4">
                            <w:pPr>
                              <w:rPr>
                                <w:i/>
                                <w:iCs/>
                                <w:color w:val="244583"/>
                                <w:sz w:val="28"/>
                                <w:szCs w:val="28"/>
                              </w:rPr>
                            </w:pPr>
                            <w:r>
                              <w:rPr>
                                <w:i/>
                                <w:iCs/>
                                <w:color w:val="244583"/>
                                <w:sz w:val="28"/>
                                <w:szCs w:val="28"/>
                              </w:rPr>
                              <w:t>Handleiding</w:t>
                            </w:r>
                          </w:p>
                          <w:p w:rsidR="00DE7AC4" w:rsidRPr="00FA1E6F" w:rsidRDefault="00DE7AC4">
                            <w:pPr>
                              <w:rPr>
                                <w:i/>
                                <w:iCs/>
                                <w:color w:val="244583"/>
                                <w:sz w:val="28"/>
                                <w:szCs w:val="28"/>
                              </w:rPr>
                            </w:pPr>
                          </w:p>
                          <w:p w:rsidR="00DE7AC4" w:rsidRDefault="00DE7AC4">
                            <w:r>
                              <w:t xml:space="preserve">Dit document beschrijft het gebruik van de </w:t>
                            </w:r>
                            <w:proofErr w:type="spellStart"/>
                            <w:r>
                              <w:t>indelingsoftware</w:t>
                            </w:r>
                            <w:proofErr w:type="spellEnd"/>
                            <w:r>
                              <w:t xml:space="preserve"> voor interne schaakcompetities.</w:t>
                            </w:r>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tangle 85" o:spid="_x0000_s1026" style="position:absolute;margin-left:0;margin-top:0;width:357.2pt;height:420.85pt;z-index:25167769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" o:allowincell="f" filled="f" stroked="f">
                <v:textbox>
                  <w:txbxContent>
                    <w:p w:rsidR="00DE7AC4" w:rsidRPr="00FA1E6F" w:rsidRDefault="00DE7AC4">
                      <w:pPr>
                        <w:rPr>
                          <w:smallCaps/>
                          <w:color w:val="244583"/>
                          <w:spacing w:val="20"/>
                          <w:sz w:val="56"/>
                          <w:szCs w:val="56"/>
                        </w:rPr>
                      </w:pPr>
                      <w:proofErr w:type="spellStart"/>
                      <w:r>
                        <w:rPr>
                          <w:smallCaps/>
                          <w:color w:val="244583"/>
                          <w:spacing w:val="20"/>
                          <w:sz w:val="56"/>
                          <w:szCs w:val="56"/>
                        </w:rPr>
                        <w:t>Indelingsoftware</w:t>
                      </w:r>
                      <w:proofErr w:type="spellEnd"/>
                    </w:p>
                    <w:p w:rsidR="00DE7AC4" w:rsidRPr="00FA1E6F" w:rsidRDefault="00DE7AC4">
                      <w:pPr>
                        <w:rPr>
                          <w:i/>
                          <w:iCs/>
                          <w:color w:val="244583"/>
                          <w:sz w:val="28"/>
                          <w:szCs w:val="28"/>
                        </w:rPr>
                      </w:pPr>
                      <w:r>
                        <w:rPr>
                          <w:i/>
                          <w:iCs/>
                          <w:color w:val="244583"/>
                          <w:sz w:val="28"/>
                          <w:szCs w:val="28"/>
                        </w:rPr>
                        <w:t>Handleiding</w:t>
                      </w:r>
                    </w:p>
                    <w:p w:rsidR="00DE7AC4" w:rsidRPr="00FA1E6F" w:rsidRDefault="00DE7AC4">
                      <w:pPr>
                        <w:rPr>
                          <w:i/>
                          <w:iCs/>
                          <w:color w:val="244583"/>
                          <w:sz w:val="28"/>
                          <w:szCs w:val="28"/>
                        </w:rPr>
                      </w:pPr>
                    </w:p>
                    <w:p w:rsidR="00DE7AC4" w:rsidRDefault="00DE7AC4">
                      <w:r>
                        <w:t xml:space="preserve">Dit document beschrijft het gebruik van de </w:t>
                      </w:r>
                      <w:proofErr w:type="spellStart"/>
                      <w:r>
                        <w:t>indelingsoftware</w:t>
                      </w:r>
                      <w:proofErr w:type="spellEnd"/>
                      <w:r>
                        <w:t xml:space="preserve"> voor interne schaakcompetities.</w:t>
                      </w:r>
                    </w:p>
                  </w:txbxContent>
                </v:textbox>
                <w10:wrap anchorx="margin" anchory="page"/>
              </v:rect>
            </w:pict>
          </mc:Fallback>
        </mc:AlternateContent>
      </w:r>
      <w:r>
        <w:rPr>
          <w:smallCaps/>
          <w:noProof/>
          <w:color w:val="4F271C"/>
          <w:spacing w:val="10"/>
          <w:sz w:val="32"/>
          <w:szCs w:val="32"/>
        </w:rPr>
        <mc:AlternateContent>
          <mc:Choice Requires="wpg">
            <w:drawing>
              <wp:anchor distT="0" distB="0" distL="114300" distR="114300" simplePos="0" relativeHeight="251676672" behindDoc="0" locked="0" layoutInCell="0" allowOverlap="1">
                <wp:simplePos x="0" y="0"/>
                <wp:positionH relativeFrom="page">
                  <wp:posOffset>5690235</wp:posOffset>
                </wp:positionH>
                <wp:positionV relativeFrom="page">
                  <wp:posOffset>226695</wp:posOffset>
                </wp:positionV>
                <wp:extent cx="1766570" cy="10232390"/>
                <wp:effectExtent l="26035" t="34290" r="17145" b="29845"/>
                <wp:wrapNone/>
                <wp:docPr id="7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6570" cy="10232390"/>
                          <a:chOff x="8731" y="45"/>
                          <a:chExt cx="2782" cy="16114"/>
                        </a:xfrm>
                      </wpg:grpSpPr>
                      <wpg:grpSp>
                        <wpg:cNvPr id="71" name="Group 75"/>
                        <wpg:cNvGrpSpPr>
                          <a:grpSpLocks/>
                        </wpg:cNvGrpSpPr>
                        <wpg:grpSpPr bwMode="auto">
                          <a:xfrm>
                            <a:off x="9203" y="45"/>
                            <a:ext cx="2310" cy="16114"/>
                            <a:chOff x="6022" y="8835"/>
                            <a:chExt cx="2310" cy="16114"/>
                          </a:xfrm>
                        </wpg:grpSpPr>
                        <wps:wsp>
                          <wps:cNvPr id="72" name="Rectangle 76"/>
                          <wps:cNvSpPr>
                            <a:spLocks noChangeArrowheads="1"/>
                          </wps:cNvSpPr>
                          <wps:spPr bwMode="auto">
                            <a:xfrm>
                              <a:off x="6676" y="8835"/>
                              <a:ext cx="1512" cy="16114"/>
                            </a:xfrm>
                            <a:prstGeom prst="rect">
                              <a:avLst/>
                            </a:prstGeom>
                            <a:gradFill rotWithShape="1">
                              <a:gsLst>
                                <a:gs pos="0">
                                  <a:srgbClr val="FEB686"/>
                                </a:gs>
                                <a:gs pos="100000">
                                  <a:srgbClr val="FE8637"/>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73" name="AutoShape 77"/>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74" name="AutoShape 78"/>
                          <wps:cNvCnPr>
                            <a:cxnSpLocks noChangeShapeType="1"/>
                          </wps:cNvCnPr>
                          <wps:spPr bwMode="auto">
                            <a:xfrm>
                              <a:off x="8332" y="8835"/>
                              <a:ext cx="0" cy="16111"/>
                            </a:xfrm>
                            <a:prstGeom prst="straightConnector1">
                              <a:avLst/>
                            </a:prstGeom>
                            <a:noFill/>
                            <a:ln w="28575">
                              <a:solidFill>
                                <a:srgbClr val="FE8637"/>
                              </a:solidFill>
                              <a:round/>
                              <a:headEnd/>
                              <a:tailEnd/>
                            </a:ln>
                            <a:extLst>
                              <a:ext uri="{909E8E84-426E-40DD-AFC4-6F175D3DCCD1}">
                                <a14:hiddenFill xmlns:a14="http://schemas.microsoft.com/office/drawing/2010/main">
                                  <a:noFill/>
                                </a14:hiddenFill>
                              </a:ext>
                            </a:extLst>
                          </wps:spPr>
                          <wps:bodyPr/>
                        </wps:wsp>
                        <wps:wsp>
                          <wps:cNvPr id="75" name="AutoShape 79"/>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6" name="AutoShape 80"/>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7" name="Oval 81"/>
                        <wps:cNvSpPr>
                          <a:spLocks noChangeArrowheads="1"/>
                        </wps:cNvSpPr>
                        <wps:spPr bwMode="auto">
                          <a:xfrm>
                            <a:off x="8731" y="12549"/>
                            <a:ext cx="1737" cy="1687"/>
                          </a:xfrm>
                          <a:prstGeom prst="ellipse">
                            <a:avLst/>
                          </a:prstGeom>
                          <a:solidFill>
                            <a:srgbClr val="FE8637"/>
                          </a:solidFill>
                          <a:ln w="38100" cmpd="dbl">
                            <a:solidFill>
                              <a:srgbClr val="FE8637"/>
                            </a:solidFill>
                            <a:round/>
                            <a:headEnd/>
                            <a:tailEnd/>
                          </a:ln>
                        </wps:spPr>
                        <wps:bodyPr rot="0" vert="horz" wrap="square" lIns="91440" tIns="45720" rIns="91440" bIns="45720" anchor="t" anchorCtr="0" upright="1">
                          <a:noAutofit/>
                        </wps:bodyPr>
                      </wps:wsp>
                      <wpg:grpSp>
                        <wpg:cNvPr id="78" name="Group 82"/>
                        <wpg:cNvGrpSpPr>
                          <a:grpSpLocks/>
                        </wpg:cNvGrpSpPr>
                        <wpg:grpSpPr bwMode="auto">
                          <a:xfrm>
                            <a:off x="8931" y="14606"/>
                            <a:ext cx="864" cy="864"/>
                            <a:chOff x="10653" y="14697"/>
                            <a:chExt cx="864" cy="864"/>
                          </a:xfrm>
                        </wpg:grpSpPr>
                        <wps:wsp>
                          <wps:cNvPr id="79" name="Oval 8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80" name="Rectangle 8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448.05pt;margin-top:17.85pt;width:139.1pt;height:805.7pt;z-index:251676672;mso-position-horizontal-relative:page;mso-position-vertical-relative:page" coordorigin="8731,45" coordsize="2782,1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" o:allowincell="f">
                <v:group id="Group 75" o:spid="_x0000_s1027" style="position:absolute;left:9203;top:45;width:2310;height:1611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rect id="Rectangle 76"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JosEA&#10;AADbAAAADwAAAGRycy9kb3ducmV2LnhtbESPQYvCMBSE74L/ITxhL0VTRVypRhFhlz0J1gWvj+bZ&#10;FpOXkkTt/vuNIHgcZuYbZr3trRF38qF1rGA6yUEQV063XCv4PX2NlyBCRNZoHJOCPwqw3QwHayy0&#10;e/CR7mWsRYJwKFBBE2NXSBmqhiyGieuIk3dx3mJM0tdSe3wkuDVylucLabHltNBgR/uGqmt5swoO&#10;Pou8O0u+ZNbMg15m36a8KfUx6ncrEJH6+A6/2j9awecMnl/SD5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QyaLBAAAA2wAAAA8AAAAAAAAAAAAAAAAAmAIAAGRycy9kb3du&#10;cmV2LnhtbFBLBQYAAAAABAAEAPUAAACGAwAAAAA=&#10;" fillcolor="#feb686" stroked="f" strokecolor="#bfb675">
                    <v:fill color2="#fe8637" rotate="t" angle="90" focus="100%" type="gradient"/>
                  </v:rect>
                  <v:shapetype id="_x0000_t32" coordsize="21600,21600" o:spt="32" o:oned="t" path="m,l21600,21600e" filled="f">
                    <v:path arrowok="t" fillok="f" o:connecttype="none"/>
                    <o:lock v:ext="edit" shapetype="t"/>
                  </v:shapetype>
                  <v:shape id="AutoShape 77"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loFcMAAADbAAAADwAAAGRycy9kb3ducmV2LnhtbESPzWrDMBCE74W8g9hCbo3cpjTBjWKc&#10;QMElp/wcclysrWVirYyl2G6evgoEehxmvhlmlY22ET11vnas4HWWgCAuna65UnA6fr0sQfiArLFx&#10;TAp+yUO2njytMNVu4D31h1CJWMI+RQUmhDaV0peGLPqZa4mj9+M6iyHKrpK6wyGW20a+JcmHtFhz&#10;XDDY0tZQeTlcrYLF/HrJ39vm+5bsCjPceI/n7Uap6fOYf4IINIb/8IMu9J2D+5f4A+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paBXDAAAA2wAAAA8AAAAAAAAAAAAA&#10;AAAAoQIAAGRycy9kb3ducmV2LnhtbFBLBQYAAAAABAAEAPkAAACRAwAAAAA=&#10;" strokecolor="#feceae" strokeweight="1pt"/>
                  <v:shape id="AutoShape 78"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2xG8QAAADbAAAADwAAAGRycy9kb3ducmV2LnhtbESPQWvCQBSE74L/YXlCL6VuNEEldRUp&#10;BEx7KNX2/sg+k2D2bciuSfz33ULB4zAz3zDb/Wga0VPnassKFvMIBHFhdc2lgu9z9rIB4TyyxsYy&#10;KbiTg/1uOtliqu3AX9SffCkChF2KCirv21RKV1Rk0M1tSxy8i+0M+iC7UuoOhwA3jVxG0UoarDks&#10;VNjSW0XF9XQzCsxqiH2e4O15+fNhYn7PN59ZrtTTbDy8gvA0+kf4v33UCtYJ/H0JP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nbEbxAAAANsAAAAPAAAAAAAAAAAA&#10;AAAAAKECAABkcnMvZG93bnJldi54bWxQSwUGAAAAAAQABAD5AAAAkgMAAAAA&#10;" strokecolor="#fe8637" strokeweight="2.25pt"/>
                  <v:shape id="AutoShape 79"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pJsMAAADbAAAADwAAAGRycy9kb3ducmV2LnhtbESPW2sCMRSE3wv+h3AKvmm2Si+sRvEK&#10;peJDrT/gkJy94OZkTaKu/74pCH0cZuYbZjrvbCOu5EPtWMHLMANBrJ2puVRw/NkOPkCEiGywcUwK&#10;7hRgPus9TTE37sbfdD3EUiQIhxwVVDG2uZRBV2QxDF1LnLzCeYsxSV9K4/GW4LaRoyx7kxZrTgsV&#10;trSqSJ8OF6tgfPdnrdfnr/Vov2u3xbLY+JNUqv/cLSYgInXxP/xofxoF76/w9yX9ADn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O6SbDAAAA2wAAAA8AAAAAAAAAAAAA&#10;AAAAoQIAAGRycy9kb3ducmV2LnhtbFBLBQYAAAAABAAEAPkAAACRAwAAAAA=&#10;" strokecolor="#feceae" strokeweight="4.5pt"/>
                  <v:shape id="AutoShape 80"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v2Ar8AAADbAAAADwAAAGRycy9kb3ducmV2LnhtbESPzQrCMBCE74LvEFbwpqkKKtUoKgiC&#10;F/9Aj0uztsVmU5po69sbQfA4zMw3zHzZmEK8qHK5ZQWDfgSCOLE651TB5bztTUE4j6yxsEwK3uRg&#10;uWi35hhrW/ORXiefigBhF6OCzPsyltIlGRl0fVsSB+9uK4M+yCqVusI6wE0hh1E0lgZzDgsZlrTJ&#10;KHmcnkbBenLY69t5vxtdB7WmguvS6oNS3U6zmoHw1Ph/+NfeaQWTMXy/hB8gF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Sv2Ar8AAADbAAAADwAAAAAAAAAAAAAAAACh&#10;AgAAZHJzL2Rvd25yZXYueG1sUEsFBgAAAAAEAAQA+QAAAI0DAAAAAA==&#10;" strokecolor="#fee6d6" strokeweight="2.25pt"/>
                </v:group>
                <v:oval id="Oval 81" o:spid="_x0000_s1033" style="position:absolute;left:8731;top:12549;width:1737;height:1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7CfcMA&#10;AADbAAAADwAAAGRycy9kb3ducmV2LnhtbESPzWrCQBSF9wXfYbiCm6ITtRqJjlIDBRfdGMX1JXPN&#10;BDN3QmYa07fvFApdHs7Px9kdBtuInjpfO1YwnyUgiEuna64UXC8f0w0IH5A1No5JwTd5OOxHLzvM&#10;tHvymfoiVCKOsM9QgQmhzaT0pSGLfuZa4ujdXWcxRNlVUnf4jOO2kYskWUuLNUeCwZZyQ+Wj+LIR&#10;cnzLl7lp0qK/HU/LZPW5SV9LpSbj4X0LItAQ/sN/7ZNWkKbw+yX+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7CfcMAAADbAAAADwAAAAAAAAAAAAAAAACYAgAAZHJzL2Rv&#10;d25yZXYueG1sUEsFBgAAAAAEAAQA9QAAAIgDAAAAAA==&#10;" fillcolor="#fe8637" strokecolor="#fe8637" strokeweight="3pt">
                  <v:stroke linestyle="thinThin"/>
                </v:oval>
                <v:group id="Group 82" o:spid="_x0000_s1034" style="position:absolute;left:8931;top:14606;width:864;height:864" coordorigin="10653,14697" coordsize="864,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oval id="Oval 83" o:spid="_x0000_s1035"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MwMQA&#10;AADbAAAADwAAAGRycy9kb3ducmV2LnhtbESPUUvDMBSF3wX/Q7iCby5VcGpdVoZSEcGhc4qPl+au&#10;qUtuShLb+u8XQfDxcM75DmdRTc6KgULsPCs4nxUgiBuvO24VbN/qs2sQMSFrtJ5JwQ9FqJbHRwss&#10;tR/5lYZNakWGcCxRgUmpL6WMjSGHceZ74uztfHCYsgyt1AHHDHdWXhTFXDrsOC8Y7OnOULPffDsF&#10;+v6BX54+Y1jrHV4+m2399f5hlTo9mVa3IBJN6T/8137UCq5u4P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TMDEAAAA2wAAAA8AAAAAAAAAAAAAAAAAmAIAAGRycy9k&#10;b3ducmV2LnhtbFBLBQYAAAAABAAEAPUAAACJAwAAAAA=&#10;" fillcolor="#fe8637" strokecolor="#fe8637" strokeweight="3pt">
                    <v:stroke linestyle="thinThin"/>
                    <v:shadow color="#1f2f3f" opacity=".5" offset=",3pt"/>
                  </v:oval>
                  <v:rect id="Rectangle 84" o:spid="_x0000_s1036"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ZimMEA&#10;AADbAAAADwAAAGRycy9kb3ducmV2LnhtbERPTWuDQBC9F/oflinkUpq1PZRgs5EglEoJSDTNeXCn&#10;KnFn1d2q+ffZQyHHx/veJovpxESjay0reF1HIIgrq1uuFZzKz5cNCOeRNXaWScGVHCS7x4ctxtrO&#10;fKSp8LUIIexiVNB438dSuqohg25te+LA/drRoA9wrKUecQ7hppNvUfQuDbYcGhrsKW2ouhR/RsFc&#10;5dO5PHzJ/PmcWR6yIS1+vpVaPS37DxCeFn8X/7szrWAT1ocv4QfI3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GYpjBAAAA2wAAAA8AAAAAAAAAAAAAAAAAmAIAAGRycy9kb3du&#10;cmV2LnhtbFBLBQYAAAAABAAEAPUAAACGAwAAAAA=&#10;" filled="f" stroked="f"/>
                </v:group>
                <w10:wrap anchorx="page" anchory="page"/>
              </v:group>
            </w:pict>
          </mc:Fallback>
        </mc:AlternateContent>
      </w:r>
      <w:r>
        <w:rPr>
          <w:smallCaps/>
          <w:noProof/>
          <w:color w:val="4F271C"/>
          <w:spacing w:val="10"/>
          <w:sz w:val="32"/>
          <w:szCs w:val="32"/>
        </w:rPr>
        <mc:AlternateContent>
          <mc:Choice Requires="wps">
            <w:drawing>
              <wp:anchor distT="0" distB="0" distL="114300" distR="114300" simplePos="0" relativeHeight="251675648" behindDoc="0" locked="0" layoutInCell="1" allowOverlap="1">
                <wp:simplePos x="0" y="0"/>
                <wp:positionH relativeFrom="page">
                  <wp:posOffset>3917950</wp:posOffset>
                </wp:positionH>
                <wp:positionV relativeFrom="page">
                  <wp:posOffset>16707485</wp:posOffset>
                </wp:positionV>
                <wp:extent cx="2364740" cy="2327910"/>
                <wp:effectExtent l="30480" t="29845" r="33655" b="33020"/>
                <wp:wrapNone/>
                <wp:docPr id="69"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26" style="position:absolute;margin-left:308.5pt;margin-top:1315.55pt;width:186.2pt;height:183.3pt;flip:x;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" fillcolor="#fe8637" strokecolor="#fe8637" strokeweight="4.5pt">
                <v:stroke linestyle="thinThick"/>
                <v:shadow color="#1f2f3f" opacity=".5" offset=",3pt"/>
                <w10:wrap anchorx="page" anchory="page"/>
              </v:oval>
            </w:pict>
          </mc:Fallback>
        </mc:AlternateContent>
      </w:r>
      <w:r>
        <w:rPr>
          <w:smallCaps/>
          <w:noProof/>
          <w:color w:val="4F271C"/>
          <w:spacing w:val="10"/>
          <w:sz w:val="32"/>
          <w:szCs w:val="32"/>
        </w:rPr>
        <mc:AlternateContent>
          <mc:Choice Requires="wps">
            <w:drawing>
              <wp:anchor distT="0" distB="0" distL="114300" distR="114300" simplePos="0" relativeHeight="251674624" behindDoc="0" locked="0" layoutInCell="0" allowOverlap="1">
                <wp:simplePos x="0" y="0"/>
                <wp:positionH relativeFrom="margin">
                  <wp:align>left</wp:align>
                </wp:positionH>
                <wp:positionV relativeFrom="margin">
                  <wp:align>bottom</wp:align>
                </wp:positionV>
                <wp:extent cx="4535170" cy="815975"/>
                <wp:effectExtent l="0" t="635" r="1270" b="2540"/>
                <wp:wrapNone/>
                <wp:docPr id="68"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517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E7AC4" w:rsidRPr="00FA1E6F" w:rsidRDefault="00DE7AC4">
                            <w:pPr>
                              <w:spacing w:after="100"/>
                              <w:rPr>
                                <w:color w:val="E65B01"/>
                                <w:sz w:val="24"/>
                                <w:szCs w:val="24"/>
                              </w:rPr>
                            </w:pPr>
                            <w:r>
                              <w:rPr>
                                <w:color w:val="E65B01"/>
                                <w:sz w:val="24"/>
                                <w:szCs w:val="24"/>
                              </w:rPr>
                              <w:t>Leo van der Meulen, Schaakvereniging de Toren</w:t>
                            </w:r>
                          </w:p>
                          <w:p w:rsidR="00DE7AC4" w:rsidRPr="00FA1E6F" w:rsidRDefault="00DE7AC4">
                            <w:pPr>
                              <w:spacing w:after="100"/>
                              <w:rPr>
                                <w:color w:val="E65B01"/>
                              </w:rPr>
                            </w:pPr>
                            <w:r>
                              <w:rPr>
                                <w:color w:val="E65B01"/>
                              </w:rPr>
                              <w:t>November 2016</w:t>
                            </w:r>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tangle 72" o:spid="_x0000_s1027" style="position:absolute;margin-left:0;margin-top:0;width:357.1pt;height:64.25pt;z-index:251674624;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" o:allowincell="f" stroked="f">
                <v:textbox>
                  <w:txbxContent>
                    <w:p w:rsidR="00DE7AC4" w:rsidRPr="00FA1E6F" w:rsidRDefault="00DE7AC4">
                      <w:pPr>
                        <w:spacing w:after="100"/>
                        <w:rPr>
                          <w:color w:val="E65B01"/>
                          <w:sz w:val="24"/>
                          <w:szCs w:val="24"/>
                        </w:rPr>
                      </w:pPr>
                      <w:r>
                        <w:rPr>
                          <w:color w:val="E65B01"/>
                          <w:sz w:val="24"/>
                          <w:szCs w:val="24"/>
                        </w:rPr>
                        <w:t>Leo van der Meulen, Schaakvereniging de Toren</w:t>
                      </w:r>
                    </w:p>
                    <w:p w:rsidR="00DE7AC4" w:rsidRPr="00FA1E6F" w:rsidRDefault="00DE7AC4">
                      <w:pPr>
                        <w:spacing w:after="100"/>
                        <w:rPr>
                          <w:color w:val="E65B01"/>
                        </w:rPr>
                      </w:pPr>
                      <w:r>
                        <w:rPr>
                          <w:color w:val="E65B01"/>
                        </w:rPr>
                        <w:t>November 2016</w:t>
                      </w:r>
                    </w:p>
                  </w:txbxContent>
                </v:textbox>
                <w10:wrap anchorx="margin" anchory="margin"/>
              </v:rect>
            </w:pict>
          </mc:Fallback>
        </mc:AlternateContent>
      </w:r>
      <w:r w:rsidR="00007FA1">
        <w:br w:type="page"/>
      </w:r>
    </w:p>
    <w:bookmarkStart w:id="0" w:name="_Toc465588368" w:displacedByCustomXml="next"/>
    <w:sdt>
      <w:sdtPr>
        <w:rPr>
          <w:smallCaps w:val="0"/>
          <w:spacing w:val="0"/>
          <w:sz w:val="22"/>
          <w:szCs w:val="22"/>
        </w:rPr>
        <w:id w:val="-182134858"/>
        <w:docPartObj>
          <w:docPartGallery w:val="Table of Contents"/>
          <w:docPartUnique/>
        </w:docPartObj>
      </w:sdtPr>
      <w:sdtEndPr>
        <w:rPr>
          <w:b/>
          <w:bCs/>
        </w:rPr>
      </w:sdtEndPr>
      <w:sdtContent>
        <w:p w:rsidR="003D28AD" w:rsidRDefault="003D28AD" w:rsidP="0028190E">
          <w:pPr>
            <w:pStyle w:val="Kop1"/>
          </w:pPr>
          <w:r>
            <w:t>Inhoud</w:t>
          </w:r>
          <w:bookmarkEnd w:id="0"/>
        </w:p>
        <w:p w:rsidR="00CD77B3" w:rsidRDefault="003D28AD">
          <w:pPr>
            <w:pStyle w:val="Inhopg1"/>
            <w:rPr>
              <w:ins w:id="1" w:author="Meulen van der, Leo L (INT)" w:date="2016-10-30T10:57:00Z"/>
              <w:rFonts w:asciiTheme="minorHAnsi" w:eastAsiaTheme="minorEastAsia" w:hAnsiTheme="minorHAnsi" w:cstheme="minorBidi"/>
              <w:noProof/>
            </w:rPr>
          </w:pPr>
          <w:r>
            <w:fldChar w:fldCharType="begin"/>
          </w:r>
          <w:r>
            <w:instrText xml:space="preserve"> TOC \o "1-3" \h \z \u </w:instrText>
          </w:r>
          <w:r>
            <w:fldChar w:fldCharType="separate"/>
          </w:r>
          <w:ins w:id="2" w:author="Meulen van der, Leo L (INT)" w:date="2016-10-30T10:57:00Z">
            <w:r w:rsidR="00CD77B3" w:rsidRPr="006D67E4">
              <w:rPr>
                <w:rStyle w:val="Hyperlink"/>
                <w:noProof/>
              </w:rPr>
              <w:fldChar w:fldCharType="begin"/>
            </w:r>
            <w:r w:rsidR="00CD77B3" w:rsidRPr="006D67E4">
              <w:rPr>
                <w:rStyle w:val="Hyperlink"/>
                <w:noProof/>
              </w:rPr>
              <w:instrText xml:space="preserve"> </w:instrText>
            </w:r>
            <w:r w:rsidR="00CD77B3">
              <w:rPr>
                <w:noProof/>
              </w:rPr>
              <w:instrText>HYPERLINK \l "_Toc465588368"</w:instrText>
            </w:r>
            <w:r w:rsidR="00CD77B3" w:rsidRPr="006D67E4">
              <w:rPr>
                <w:rStyle w:val="Hyperlink"/>
                <w:noProof/>
              </w:rPr>
              <w:instrText xml:space="preserve"> </w:instrText>
            </w:r>
            <w:r w:rsidR="00CD77B3" w:rsidRPr="006D67E4">
              <w:rPr>
                <w:rStyle w:val="Hyperlink"/>
                <w:noProof/>
              </w:rPr>
              <w:fldChar w:fldCharType="separate"/>
            </w:r>
            <w:r w:rsidR="00CD77B3" w:rsidRPr="006D67E4">
              <w:rPr>
                <w:rStyle w:val="Hyperlink"/>
                <w:noProof/>
              </w:rPr>
              <w:t>1</w:t>
            </w:r>
            <w:r w:rsidR="00CD77B3">
              <w:rPr>
                <w:rFonts w:asciiTheme="minorHAnsi" w:eastAsiaTheme="minorEastAsia" w:hAnsiTheme="minorHAnsi" w:cstheme="minorBidi"/>
                <w:noProof/>
              </w:rPr>
              <w:tab/>
            </w:r>
            <w:r w:rsidR="00CD77B3" w:rsidRPr="006D67E4">
              <w:rPr>
                <w:rStyle w:val="Hyperlink"/>
                <w:noProof/>
              </w:rPr>
              <w:t>Inhoud</w:t>
            </w:r>
            <w:r w:rsidR="00CD77B3">
              <w:rPr>
                <w:noProof/>
                <w:webHidden/>
              </w:rPr>
              <w:tab/>
            </w:r>
            <w:r w:rsidR="00CD77B3">
              <w:rPr>
                <w:noProof/>
                <w:webHidden/>
              </w:rPr>
              <w:fldChar w:fldCharType="begin"/>
            </w:r>
            <w:r w:rsidR="00CD77B3">
              <w:rPr>
                <w:noProof/>
                <w:webHidden/>
              </w:rPr>
              <w:instrText xml:space="preserve"> PAGEREF _Toc465588368 \h </w:instrText>
            </w:r>
          </w:ins>
          <w:r w:rsidR="00CD77B3">
            <w:rPr>
              <w:noProof/>
              <w:webHidden/>
            </w:rPr>
          </w:r>
          <w:r w:rsidR="00CD77B3">
            <w:rPr>
              <w:noProof/>
              <w:webHidden/>
            </w:rPr>
            <w:fldChar w:fldCharType="separate"/>
          </w:r>
          <w:ins w:id="3" w:author="Meulen van der, Leo L (INT)" w:date="2016-10-30T10:58:00Z">
            <w:r w:rsidR="00A52811">
              <w:rPr>
                <w:noProof/>
                <w:webHidden/>
              </w:rPr>
              <w:t>1</w:t>
            </w:r>
          </w:ins>
          <w:ins w:id="4" w:author="Meulen van der, Leo L (INT)" w:date="2016-10-30T10:57:00Z">
            <w:r w:rsidR="00CD77B3">
              <w:rPr>
                <w:noProof/>
                <w:webHidden/>
              </w:rPr>
              <w:fldChar w:fldCharType="end"/>
            </w:r>
            <w:r w:rsidR="00CD77B3" w:rsidRPr="006D67E4">
              <w:rPr>
                <w:rStyle w:val="Hyperlink"/>
                <w:noProof/>
              </w:rPr>
              <w:fldChar w:fldCharType="end"/>
            </w:r>
          </w:ins>
        </w:p>
        <w:p w:rsidR="00CD77B3" w:rsidRDefault="00CD77B3">
          <w:pPr>
            <w:pStyle w:val="Inhopg1"/>
            <w:rPr>
              <w:ins w:id="5" w:author="Meulen van der, Leo L (INT)" w:date="2016-10-30T10:57:00Z"/>
              <w:rFonts w:asciiTheme="minorHAnsi" w:eastAsiaTheme="minorEastAsia" w:hAnsiTheme="minorHAnsi" w:cstheme="minorBidi"/>
              <w:noProof/>
            </w:rPr>
          </w:pPr>
          <w:ins w:id="6"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"_Toc465588369"</w:instrText>
            </w:r>
            <w:r w:rsidRPr="006D67E4">
              <w:rPr>
                <w:rStyle w:val="Hyperlink"/>
                <w:noProof/>
              </w:rPr>
              <w:instrText xml:space="preserve"> </w:instrText>
            </w:r>
            <w:r w:rsidRPr="006D67E4">
              <w:rPr>
                <w:rStyle w:val="Hyperlink"/>
                <w:noProof/>
              </w:rPr>
              <w:fldChar w:fldCharType="separate"/>
            </w:r>
            <w:r w:rsidRPr="006D67E4">
              <w:rPr>
                <w:rStyle w:val="Hyperlink"/>
                <w:noProof/>
              </w:rPr>
              <w:t>2</w:t>
            </w:r>
            <w:r>
              <w:rPr>
                <w:rFonts w:asciiTheme="minorHAnsi" w:eastAsiaTheme="minorEastAsia" w:hAnsiTheme="minorHAnsi" w:cstheme="minorBidi"/>
                <w:noProof/>
              </w:rPr>
              <w:tab/>
            </w:r>
            <w:r w:rsidRPr="006D67E4">
              <w:rPr>
                <w:rStyle w:val="Hyperlink"/>
                <w:noProof/>
              </w:rPr>
              <w:t>Introductie</w:t>
            </w:r>
            <w:r>
              <w:rPr>
                <w:noProof/>
                <w:webHidden/>
              </w:rPr>
              <w:tab/>
            </w:r>
            <w:r>
              <w:rPr>
                <w:noProof/>
                <w:webHidden/>
              </w:rPr>
              <w:fldChar w:fldCharType="begin"/>
            </w:r>
            <w:r>
              <w:rPr>
                <w:noProof/>
                <w:webHidden/>
              </w:rPr>
              <w:instrText xml:space="preserve"> PAGEREF _Toc465588369 \h </w:instrText>
            </w:r>
          </w:ins>
          <w:r>
            <w:rPr>
              <w:noProof/>
              <w:webHidden/>
            </w:rPr>
          </w:r>
          <w:r>
            <w:rPr>
              <w:noProof/>
              <w:webHidden/>
            </w:rPr>
            <w:fldChar w:fldCharType="separate"/>
          </w:r>
          <w:ins w:id="7" w:author="Meulen van der, Leo L (INT)" w:date="2016-10-30T10:58:00Z">
            <w:r w:rsidR="00A52811">
              <w:rPr>
                <w:noProof/>
                <w:webHidden/>
              </w:rPr>
              <w:t>3</w:t>
            </w:r>
          </w:ins>
          <w:ins w:id="8" w:author="Meulen van der, Leo L (INT)" w:date="2016-10-30T10:57:00Z">
            <w:r>
              <w:rPr>
                <w:noProof/>
                <w:webHidden/>
              </w:rPr>
              <w:fldChar w:fldCharType="end"/>
            </w:r>
            <w:r w:rsidRPr="006D67E4">
              <w:rPr>
                <w:rStyle w:val="Hyperlink"/>
                <w:noProof/>
              </w:rPr>
              <w:fldChar w:fldCharType="end"/>
            </w:r>
          </w:ins>
        </w:p>
        <w:p w:rsidR="00CD77B3" w:rsidRDefault="00CD77B3">
          <w:pPr>
            <w:pStyle w:val="Inhopg1"/>
            <w:rPr>
              <w:ins w:id="9" w:author="Meulen van der, Leo L (INT)" w:date="2016-10-30T10:57:00Z"/>
              <w:rFonts w:asciiTheme="minorHAnsi" w:eastAsiaTheme="minorEastAsia" w:hAnsiTheme="minorHAnsi" w:cstheme="minorBidi"/>
              <w:noProof/>
            </w:rPr>
          </w:pPr>
          <w:ins w:id="10"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"_Toc465588370"</w:instrText>
            </w:r>
            <w:r w:rsidRPr="006D67E4">
              <w:rPr>
                <w:rStyle w:val="Hyperlink"/>
                <w:noProof/>
              </w:rPr>
              <w:instrText xml:space="preserve"> </w:instrText>
            </w:r>
            <w:r w:rsidRPr="006D67E4">
              <w:rPr>
                <w:rStyle w:val="Hyperlink"/>
                <w:noProof/>
              </w:rPr>
              <w:fldChar w:fldCharType="separate"/>
            </w:r>
            <w:r w:rsidRPr="006D67E4">
              <w:rPr>
                <w:rStyle w:val="Hyperlink"/>
                <w:noProof/>
              </w:rPr>
              <w:t>3</w:t>
            </w:r>
            <w:r>
              <w:rPr>
                <w:rFonts w:asciiTheme="minorHAnsi" w:eastAsiaTheme="minorEastAsia" w:hAnsiTheme="minorHAnsi" w:cstheme="minorBidi"/>
                <w:noProof/>
              </w:rPr>
              <w:tab/>
            </w:r>
            <w:r w:rsidRPr="006D67E4">
              <w:rPr>
                <w:rStyle w:val="Hyperlink"/>
                <w:noProof/>
              </w:rPr>
              <w:t>Quick Start</w:t>
            </w:r>
            <w:r>
              <w:rPr>
                <w:noProof/>
                <w:webHidden/>
              </w:rPr>
              <w:tab/>
            </w:r>
            <w:r>
              <w:rPr>
                <w:noProof/>
                <w:webHidden/>
              </w:rPr>
              <w:fldChar w:fldCharType="begin"/>
            </w:r>
            <w:r>
              <w:rPr>
                <w:noProof/>
                <w:webHidden/>
              </w:rPr>
              <w:instrText xml:space="preserve"> PAGEREF _Toc465588370 \h </w:instrText>
            </w:r>
          </w:ins>
          <w:r>
            <w:rPr>
              <w:noProof/>
              <w:webHidden/>
            </w:rPr>
          </w:r>
          <w:r>
            <w:rPr>
              <w:noProof/>
              <w:webHidden/>
            </w:rPr>
            <w:fldChar w:fldCharType="separate"/>
          </w:r>
          <w:ins w:id="11" w:author="Meulen van der, Leo L (INT)" w:date="2016-10-30T10:58:00Z">
            <w:r w:rsidR="00A52811">
              <w:rPr>
                <w:noProof/>
                <w:webHidden/>
              </w:rPr>
              <w:t>4</w:t>
            </w:r>
          </w:ins>
          <w:ins w:id="12"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13" w:author="Meulen van der, Leo L (INT)" w:date="2016-10-30T10:57:00Z"/>
              <w:rFonts w:asciiTheme="minorHAnsi" w:eastAsiaTheme="minorEastAsia" w:hAnsiTheme="minorHAnsi" w:cstheme="minorBidi"/>
              <w:noProof/>
            </w:rPr>
          </w:pPr>
          <w:ins w:id="14"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"_Toc465588371"</w:instrText>
            </w:r>
            <w:r w:rsidRPr="006D67E4">
              <w:rPr>
                <w:rStyle w:val="Hyperlink"/>
                <w:noProof/>
              </w:rPr>
              <w:instrText xml:space="preserve"> </w:instrText>
            </w:r>
            <w:r w:rsidRPr="006D67E4">
              <w:rPr>
                <w:rStyle w:val="Hyperlink"/>
                <w:noProof/>
              </w:rPr>
              <w:fldChar w:fldCharType="separate"/>
            </w:r>
            <w:r w:rsidRPr="006D67E4">
              <w:rPr>
                <w:rStyle w:val="Hyperlink"/>
                <w:noProof/>
              </w:rPr>
              <w:t>3.1</w:t>
            </w:r>
            <w:r>
              <w:rPr>
                <w:rFonts w:asciiTheme="minorHAnsi" w:eastAsiaTheme="minorEastAsia" w:hAnsiTheme="minorHAnsi" w:cstheme="minorBidi"/>
                <w:noProof/>
              </w:rPr>
              <w:tab/>
            </w:r>
            <w:r w:rsidRPr="006D67E4">
              <w:rPr>
                <w:rStyle w:val="Hyperlink"/>
                <w:noProof/>
              </w:rPr>
              <w:t>Aan- en afwezig melden van spelers</w:t>
            </w:r>
            <w:r>
              <w:rPr>
                <w:noProof/>
                <w:webHidden/>
              </w:rPr>
              <w:tab/>
            </w:r>
            <w:r>
              <w:rPr>
                <w:noProof/>
                <w:webHidden/>
              </w:rPr>
              <w:fldChar w:fldCharType="begin"/>
            </w:r>
            <w:r>
              <w:rPr>
                <w:noProof/>
                <w:webHidden/>
              </w:rPr>
              <w:instrText xml:space="preserve"> PAGEREF _Toc465588371 \h </w:instrText>
            </w:r>
          </w:ins>
          <w:r>
            <w:rPr>
              <w:noProof/>
              <w:webHidden/>
            </w:rPr>
          </w:r>
          <w:r>
            <w:rPr>
              <w:noProof/>
              <w:webHidden/>
            </w:rPr>
            <w:fldChar w:fldCharType="separate"/>
          </w:r>
          <w:ins w:id="15" w:author="Meulen van der, Leo L (INT)" w:date="2016-10-30T10:58:00Z">
            <w:r w:rsidR="00A52811">
              <w:rPr>
                <w:noProof/>
                <w:webHidden/>
              </w:rPr>
              <w:t>5</w:t>
            </w:r>
          </w:ins>
          <w:ins w:id="16"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17" w:author="Meulen van der, Leo L (INT)" w:date="2016-10-30T10:57:00Z"/>
              <w:rFonts w:asciiTheme="minorHAnsi" w:eastAsiaTheme="minorEastAsia" w:hAnsiTheme="minorHAnsi" w:cstheme="minorBidi"/>
              <w:noProof/>
            </w:rPr>
          </w:pPr>
          <w:ins w:id="18"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"_Toc465588372"</w:instrText>
            </w:r>
            <w:r w:rsidRPr="006D67E4">
              <w:rPr>
                <w:rStyle w:val="Hyperlink"/>
                <w:noProof/>
              </w:rPr>
              <w:instrText xml:space="preserve"> </w:instrText>
            </w:r>
            <w:r w:rsidRPr="006D67E4">
              <w:rPr>
                <w:rStyle w:val="Hyperlink"/>
                <w:noProof/>
              </w:rPr>
              <w:fldChar w:fldCharType="separate"/>
            </w:r>
            <w:r w:rsidRPr="006D67E4">
              <w:rPr>
                <w:rStyle w:val="Hyperlink"/>
                <w:noProof/>
              </w:rPr>
              <w:t>3.2</w:t>
            </w:r>
            <w:r>
              <w:rPr>
                <w:rFonts w:asciiTheme="minorHAnsi" w:eastAsiaTheme="minorEastAsia" w:hAnsiTheme="minorHAnsi" w:cstheme="minorBidi"/>
                <w:noProof/>
              </w:rPr>
              <w:tab/>
            </w:r>
            <w:r w:rsidRPr="006D67E4">
              <w:rPr>
                <w:rStyle w:val="Hyperlink"/>
                <w:noProof/>
              </w:rPr>
              <w:t>Aanwezige spelers indelen in wedstrijden</w:t>
            </w:r>
            <w:r>
              <w:rPr>
                <w:noProof/>
                <w:webHidden/>
              </w:rPr>
              <w:tab/>
            </w:r>
            <w:r>
              <w:rPr>
                <w:noProof/>
                <w:webHidden/>
              </w:rPr>
              <w:fldChar w:fldCharType="begin"/>
            </w:r>
            <w:r>
              <w:rPr>
                <w:noProof/>
                <w:webHidden/>
              </w:rPr>
              <w:instrText xml:space="preserve"> PAGEREF _Toc465588372 \h </w:instrText>
            </w:r>
          </w:ins>
          <w:r>
            <w:rPr>
              <w:noProof/>
              <w:webHidden/>
            </w:rPr>
          </w:r>
          <w:r>
            <w:rPr>
              <w:noProof/>
              <w:webHidden/>
            </w:rPr>
            <w:fldChar w:fldCharType="separate"/>
          </w:r>
          <w:ins w:id="19" w:author="Meulen van der, Leo L (INT)" w:date="2016-10-30T10:58:00Z">
            <w:r w:rsidR="00A52811">
              <w:rPr>
                <w:noProof/>
                <w:webHidden/>
              </w:rPr>
              <w:t>5</w:t>
            </w:r>
          </w:ins>
          <w:ins w:id="20"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21" w:author="Meulen van der, Leo L (INT)" w:date="2016-10-30T10:57:00Z"/>
              <w:rFonts w:asciiTheme="minorHAnsi" w:eastAsiaTheme="minorEastAsia" w:hAnsiTheme="minorHAnsi" w:cstheme="minorBidi"/>
              <w:noProof/>
            </w:rPr>
          </w:pPr>
          <w:ins w:id="22"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"_Toc465588373"</w:instrText>
            </w:r>
            <w:r w:rsidRPr="006D67E4">
              <w:rPr>
                <w:rStyle w:val="Hyperlink"/>
                <w:noProof/>
              </w:rPr>
              <w:instrText xml:space="preserve"> </w:instrText>
            </w:r>
            <w:r w:rsidRPr="006D67E4">
              <w:rPr>
                <w:rStyle w:val="Hyperlink"/>
                <w:noProof/>
              </w:rPr>
              <w:fldChar w:fldCharType="separate"/>
            </w:r>
            <w:r w:rsidRPr="006D67E4">
              <w:rPr>
                <w:rStyle w:val="Hyperlink"/>
                <w:noProof/>
              </w:rPr>
              <w:t>3.3</w:t>
            </w:r>
            <w:r>
              <w:rPr>
                <w:rFonts w:asciiTheme="minorHAnsi" w:eastAsiaTheme="minorEastAsia" w:hAnsiTheme="minorHAnsi" w:cstheme="minorBidi"/>
                <w:noProof/>
              </w:rPr>
              <w:tab/>
            </w:r>
            <w:r w:rsidRPr="006D67E4">
              <w:rPr>
                <w:rStyle w:val="Hyperlink"/>
                <w:noProof/>
              </w:rPr>
              <w:t>Speelschema exporteren</w:t>
            </w:r>
            <w:r>
              <w:rPr>
                <w:noProof/>
                <w:webHidden/>
              </w:rPr>
              <w:tab/>
            </w:r>
            <w:r>
              <w:rPr>
                <w:noProof/>
                <w:webHidden/>
              </w:rPr>
              <w:fldChar w:fldCharType="begin"/>
            </w:r>
            <w:r>
              <w:rPr>
                <w:noProof/>
                <w:webHidden/>
              </w:rPr>
              <w:instrText xml:space="preserve"> PAGEREF _Toc465588373 \h </w:instrText>
            </w:r>
          </w:ins>
          <w:r>
            <w:rPr>
              <w:noProof/>
              <w:webHidden/>
            </w:rPr>
          </w:r>
          <w:r>
            <w:rPr>
              <w:noProof/>
              <w:webHidden/>
            </w:rPr>
            <w:fldChar w:fldCharType="separate"/>
          </w:r>
          <w:ins w:id="23" w:author="Meulen van der, Leo L (INT)" w:date="2016-10-30T10:58:00Z">
            <w:r w:rsidR="00A52811">
              <w:rPr>
                <w:noProof/>
                <w:webHidden/>
              </w:rPr>
              <w:t>6</w:t>
            </w:r>
          </w:ins>
          <w:ins w:id="24"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25" w:author="Meulen van der, Leo L (INT)" w:date="2016-10-30T10:57:00Z"/>
              <w:rFonts w:asciiTheme="minorHAnsi" w:eastAsiaTheme="minorEastAsia" w:hAnsiTheme="minorHAnsi" w:cstheme="minorBidi"/>
              <w:noProof/>
            </w:rPr>
          </w:pPr>
          <w:ins w:id="26"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"_Toc465588374"</w:instrText>
            </w:r>
            <w:r w:rsidRPr="006D67E4">
              <w:rPr>
                <w:rStyle w:val="Hyperlink"/>
                <w:noProof/>
              </w:rPr>
              <w:instrText xml:space="preserve"> </w:instrText>
            </w:r>
            <w:r w:rsidRPr="006D67E4">
              <w:rPr>
                <w:rStyle w:val="Hyperlink"/>
                <w:noProof/>
              </w:rPr>
              <w:fldChar w:fldCharType="separate"/>
            </w:r>
            <w:r w:rsidRPr="006D67E4">
              <w:rPr>
                <w:rStyle w:val="Hyperlink"/>
                <w:noProof/>
              </w:rPr>
              <w:t>3.4</w:t>
            </w:r>
            <w:r>
              <w:rPr>
                <w:rFonts w:asciiTheme="minorHAnsi" w:eastAsiaTheme="minorEastAsia" w:hAnsiTheme="minorHAnsi" w:cstheme="minorBidi"/>
                <w:noProof/>
              </w:rPr>
              <w:tab/>
            </w:r>
            <w:r w:rsidRPr="006D67E4">
              <w:rPr>
                <w:rStyle w:val="Hyperlink"/>
                <w:noProof/>
              </w:rPr>
              <w:t>Wedstrijdresultaten invoeren</w:t>
            </w:r>
            <w:r>
              <w:rPr>
                <w:noProof/>
                <w:webHidden/>
              </w:rPr>
              <w:tab/>
            </w:r>
            <w:r>
              <w:rPr>
                <w:noProof/>
                <w:webHidden/>
              </w:rPr>
              <w:fldChar w:fldCharType="begin"/>
            </w:r>
            <w:r>
              <w:rPr>
                <w:noProof/>
                <w:webHidden/>
              </w:rPr>
              <w:instrText xml:space="preserve"> PAGEREF _Toc465588374 \h </w:instrText>
            </w:r>
          </w:ins>
          <w:r>
            <w:rPr>
              <w:noProof/>
              <w:webHidden/>
            </w:rPr>
          </w:r>
          <w:r>
            <w:rPr>
              <w:noProof/>
              <w:webHidden/>
            </w:rPr>
            <w:fldChar w:fldCharType="separate"/>
          </w:r>
          <w:ins w:id="27" w:author="Meulen van der, Leo L (INT)" w:date="2016-10-30T10:58:00Z">
            <w:r w:rsidR="00A52811">
              <w:rPr>
                <w:noProof/>
                <w:webHidden/>
              </w:rPr>
              <w:t>6</w:t>
            </w:r>
          </w:ins>
          <w:ins w:id="28"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29" w:author="Meulen van der, Leo L (INT)" w:date="2016-10-30T10:57:00Z"/>
              <w:rFonts w:asciiTheme="minorHAnsi" w:eastAsiaTheme="minorEastAsia" w:hAnsiTheme="minorHAnsi" w:cstheme="minorBidi"/>
              <w:noProof/>
            </w:rPr>
          </w:pPr>
          <w:ins w:id="30"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"_Toc465588375"</w:instrText>
            </w:r>
            <w:r w:rsidRPr="006D67E4">
              <w:rPr>
                <w:rStyle w:val="Hyperlink"/>
                <w:noProof/>
              </w:rPr>
              <w:instrText xml:space="preserve"> </w:instrText>
            </w:r>
            <w:r w:rsidRPr="006D67E4">
              <w:rPr>
                <w:rStyle w:val="Hyperlink"/>
                <w:noProof/>
              </w:rPr>
              <w:fldChar w:fldCharType="separate"/>
            </w:r>
            <w:r w:rsidRPr="006D67E4">
              <w:rPr>
                <w:rStyle w:val="Hyperlink"/>
                <w:noProof/>
              </w:rPr>
              <w:t>3.5</w:t>
            </w:r>
            <w:r>
              <w:rPr>
                <w:rFonts w:asciiTheme="minorHAnsi" w:eastAsiaTheme="minorEastAsia" w:hAnsiTheme="minorHAnsi" w:cstheme="minorBidi"/>
                <w:noProof/>
              </w:rPr>
              <w:tab/>
            </w:r>
            <w:r w:rsidRPr="006D67E4">
              <w:rPr>
                <w:rStyle w:val="Hyperlink"/>
                <w:noProof/>
              </w:rPr>
              <w:t>Resultaten verwerken tot nieuwe stand</w:t>
            </w:r>
            <w:r>
              <w:rPr>
                <w:noProof/>
                <w:webHidden/>
              </w:rPr>
              <w:tab/>
            </w:r>
            <w:r>
              <w:rPr>
                <w:noProof/>
                <w:webHidden/>
              </w:rPr>
              <w:fldChar w:fldCharType="begin"/>
            </w:r>
            <w:r>
              <w:rPr>
                <w:noProof/>
                <w:webHidden/>
              </w:rPr>
              <w:instrText xml:space="preserve"> PAGEREF _Toc465588375 \h </w:instrText>
            </w:r>
          </w:ins>
          <w:r>
            <w:rPr>
              <w:noProof/>
              <w:webHidden/>
            </w:rPr>
          </w:r>
          <w:r>
            <w:rPr>
              <w:noProof/>
              <w:webHidden/>
            </w:rPr>
            <w:fldChar w:fldCharType="separate"/>
          </w:r>
          <w:ins w:id="31" w:author="Meulen van der, Leo L (INT)" w:date="2016-10-30T10:58:00Z">
            <w:r w:rsidR="00A52811">
              <w:rPr>
                <w:noProof/>
                <w:webHidden/>
              </w:rPr>
              <w:t>7</w:t>
            </w:r>
          </w:ins>
          <w:ins w:id="32" w:author="Meulen van der, Leo L (INT)" w:date="2016-10-30T10:57:00Z">
            <w:r>
              <w:rPr>
                <w:noProof/>
                <w:webHidden/>
              </w:rPr>
              <w:fldChar w:fldCharType="end"/>
            </w:r>
            <w:r w:rsidRPr="006D67E4">
              <w:rPr>
                <w:rStyle w:val="Hyperlink"/>
                <w:noProof/>
              </w:rPr>
              <w:fldChar w:fldCharType="end"/>
            </w:r>
          </w:ins>
        </w:p>
        <w:p w:rsidR="00CD77B3" w:rsidRDefault="00CD77B3">
          <w:pPr>
            <w:pStyle w:val="Inhopg1"/>
            <w:rPr>
              <w:ins w:id="33" w:author="Meulen van der, Leo L (INT)" w:date="2016-10-30T10:57:00Z"/>
              <w:rFonts w:asciiTheme="minorHAnsi" w:eastAsiaTheme="minorEastAsia" w:hAnsiTheme="minorHAnsi" w:cstheme="minorBidi"/>
              <w:noProof/>
            </w:rPr>
          </w:pPr>
          <w:ins w:id="34"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"_Toc465588376"</w:instrText>
            </w:r>
            <w:r w:rsidRPr="006D67E4">
              <w:rPr>
                <w:rStyle w:val="Hyperlink"/>
                <w:noProof/>
              </w:rPr>
              <w:instrText xml:space="preserve"> </w:instrText>
            </w:r>
            <w:r w:rsidRPr="006D67E4">
              <w:rPr>
                <w:rStyle w:val="Hyperlink"/>
                <w:noProof/>
              </w:rPr>
              <w:fldChar w:fldCharType="separate"/>
            </w:r>
            <w:r w:rsidRPr="006D67E4">
              <w:rPr>
                <w:rStyle w:val="Hyperlink"/>
                <w:noProof/>
              </w:rPr>
              <w:t>4</w:t>
            </w:r>
            <w:r>
              <w:rPr>
                <w:rFonts w:asciiTheme="minorHAnsi" w:eastAsiaTheme="minorEastAsia" w:hAnsiTheme="minorHAnsi" w:cstheme="minorBidi"/>
                <w:noProof/>
              </w:rPr>
              <w:tab/>
            </w:r>
            <w:r w:rsidRPr="006D67E4">
              <w:rPr>
                <w:rStyle w:val="Hyperlink"/>
                <w:noProof/>
              </w:rPr>
              <w:t>Beheer van spelers</w:t>
            </w:r>
            <w:r>
              <w:rPr>
                <w:noProof/>
                <w:webHidden/>
              </w:rPr>
              <w:tab/>
            </w:r>
            <w:r>
              <w:rPr>
                <w:noProof/>
                <w:webHidden/>
              </w:rPr>
              <w:fldChar w:fldCharType="begin"/>
            </w:r>
            <w:r>
              <w:rPr>
                <w:noProof/>
                <w:webHidden/>
              </w:rPr>
              <w:instrText xml:space="preserve"> PAGEREF _Toc465588376 \h </w:instrText>
            </w:r>
          </w:ins>
          <w:r>
            <w:rPr>
              <w:noProof/>
              <w:webHidden/>
            </w:rPr>
          </w:r>
          <w:r>
            <w:rPr>
              <w:noProof/>
              <w:webHidden/>
            </w:rPr>
            <w:fldChar w:fldCharType="separate"/>
          </w:r>
          <w:ins w:id="35" w:author="Meulen van der, Leo L (INT)" w:date="2016-10-30T10:58:00Z">
            <w:r w:rsidR="00A52811">
              <w:rPr>
                <w:noProof/>
                <w:webHidden/>
              </w:rPr>
              <w:t>8</w:t>
            </w:r>
          </w:ins>
          <w:ins w:id="36" w:author="Meulen van der, Leo L (INT)" w:date="2016-10-30T10:57:00Z">
            <w:r>
              <w:rPr>
                <w:noProof/>
                <w:webHidden/>
              </w:rPr>
              <w:fldChar w:fldCharType="end"/>
            </w:r>
            <w:r w:rsidRPr="006D67E4">
              <w:rPr>
                <w:rStyle w:val="Hyperlink"/>
                <w:noProof/>
              </w:rPr>
              <w:fldChar w:fldCharType="end"/>
            </w:r>
          </w:ins>
        </w:p>
        <w:p w:rsidR="00CD77B3" w:rsidRDefault="00CD77B3">
          <w:pPr>
            <w:pStyle w:val="Inhopg1"/>
            <w:rPr>
              <w:ins w:id="37" w:author="Meulen van der, Leo L (INT)" w:date="2016-10-30T10:57:00Z"/>
              <w:rFonts w:asciiTheme="minorHAnsi" w:eastAsiaTheme="minorEastAsia" w:hAnsiTheme="minorHAnsi" w:cstheme="minorBidi"/>
              <w:noProof/>
            </w:rPr>
          </w:pPr>
          <w:ins w:id="38"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"_Toc465588377"</w:instrText>
            </w:r>
            <w:r w:rsidRPr="006D67E4">
              <w:rPr>
                <w:rStyle w:val="Hyperlink"/>
                <w:noProof/>
              </w:rPr>
              <w:instrText xml:space="preserve"> </w:instrText>
            </w:r>
            <w:r w:rsidRPr="006D67E4">
              <w:rPr>
                <w:rStyle w:val="Hyperlink"/>
                <w:noProof/>
              </w:rPr>
              <w:fldChar w:fldCharType="separate"/>
            </w:r>
            <w:r w:rsidRPr="006D67E4">
              <w:rPr>
                <w:rStyle w:val="Hyperlink"/>
                <w:noProof/>
              </w:rPr>
              <w:t>5</w:t>
            </w:r>
            <w:r>
              <w:rPr>
                <w:rFonts w:asciiTheme="minorHAnsi" w:eastAsiaTheme="minorEastAsia" w:hAnsiTheme="minorHAnsi" w:cstheme="minorBidi"/>
                <w:noProof/>
              </w:rPr>
              <w:tab/>
            </w:r>
            <w:r w:rsidRPr="006D67E4">
              <w:rPr>
                <w:rStyle w:val="Hyperlink"/>
                <w:noProof/>
              </w:rPr>
              <w:t>Wedstrijdgroepen</w:t>
            </w:r>
            <w:r>
              <w:rPr>
                <w:noProof/>
                <w:webHidden/>
              </w:rPr>
              <w:tab/>
            </w:r>
            <w:r>
              <w:rPr>
                <w:noProof/>
                <w:webHidden/>
              </w:rPr>
              <w:fldChar w:fldCharType="begin"/>
            </w:r>
            <w:r>
              <w:rPr>
                <w:noProof/>
                <w:webHidden/>
              </w:rPr>
              <w:instrText xml:space="preserve"> PAGEREF _Toc465588377 \h </w:instrText>
            </w:r>
          </w:ins>
          <w:r>
            <w:rPr>
              <w:noProof/>
              <w:webHidden/>
            </w:rPr>
          </w:r>
          <w:r>
            <w:rPr>
              <w:noProof/>
              <w:webHidden/>
            </w:rPr>
            <w:fldChar w:fldCharType="separate"/>
          </w:r>
          <w:ins w:id="39" w:author="Meulen van der, Leo L (INT)" w:date="2016-10-30T10:58:00Z">
            <w:r w:rsidR="00A52811">
              <w:rPr>
                <w:noProof/>
                <w:webHidden/>
              </w:rPr>
              <w:t>10</w:t>
            </w:r>
          </w:ins>
          <w:ins w:id="40" w:author="Meulen van der, Leo L (INT)" w:date="2016-10-30T10:57:00Z">
            <w:r>
              <w:rPr>
                <w:noProof/>
                <w:webHidden/>
              </w:rPr>
              <w:fldChar w:fldCharType="end"/>
            </w:r>
            <w:r w:rsidRPr="006D67E4">
              <w:rPr>
                <w:rStyle w:val="Hyperlink"/>
                <w:noProof/>
              </w:rPr>
              <w:fldChar w:fldCharType="end"/>
            </w:r>
          </w:ins>
        </w:p>
        <w:p w:rsidR="00CD77B3" w:rsidRDefault="00CD77B3">
          <w:pPr>
            <w:pStyle w:val="Inhopg1"/>
            <w:rPr>
              <w:ins w:id="41" w:author="Meulen van der, Leo L (INT)" w:date="2016-10-30T10:57:00Z"/>
              <w:rFonts w:asciiTheme="minorHAnsi" w:eastAsiaTheme="minorEastAsia" w:hAnsiTheme="minorHAnsi" w:cstheme="minorBidi"/>
              <w:noProof/>
            </w:rPr>
          </w:pPr>
          <w:ins w:id="42"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"_Toc465588378"</w:instrText>
            </w:r>
            <w:r w:rsidRPr="006D67E4">
              <w:rPr>
                <w:rStyle w:val="Hyperlink"/>
                <w:noProof/>
              </w:rPr>
              <w:instrText xml:space="preserve"> </w:instrText>
            </w:r>
            <w:r w:rsidRPr="006D67E4">
              <w:rPr>
                <w:rStyle w:val="Hyperlink"/>
                <w:noProof/>
              </w:rPr>
              <w:fldChar w:fldCharType="separate"/>
            </w:r>
            <w:r w:rsidRPr="006D67E4">
              <w:rPr>
                <w:rStyle w:val="Hyperlink"/>
                <w:noProof/>
              </w:rPr>
              <w:t>6</w:t>
            </w:r>
            <w:r>
              <w:rPr>
                <w:rFonts w:asciiTheme="minorHAnsi" w:eastAsiaTheme="minorEastAsia" w:hAnsiTheme="minorHAnsi" w:cstheme="minorBidi"/>
                <w:noProof/>
              </w:rPr>
              <w:tab/>
            </w:r>
            <w:r w:rsidRPr="006D67E4">
              <w:rPr>
                <w:rStyle w:val="Hyperlink"/>
                <w:noProof/>
              </w:rPr>
              <w:t>Beheer van wedstrijden</w:t>
            </w:r>
            <w:r>
              <w:rPr>
                <w:noProof/>
                <w:webHidden/>
              </w:rPr>
              <w:tab/>
            </w:r>
            <w:r>
              <w:rPr>
                <w:noProof/>
                <w:webHidden/>
              </w:rPr>
              <w:fldChar w:fldCharType="begin"/>
            </w:r>
            <w:r>
              <w:rPr>
                <w:noProof/>
                <w:webHidden/>
              </w:rPr>
              <w:instrText xml:space="preserve"> PAGEREF _Toc465588378 \h </w:instrText>
            </w:r>
          </w:ins>
          <w:r>
            <w:rPr>
              <w:noProof/>
              <w:webHidden/>
            </w:rPr>
          </w:r>
          <w:r>
            <w:rPr>
              <w:noProof/>
              <w:webHidden/>
            </w:rPr>
            <w:fldChar w:fldCharType="separate"/>
          </w:r>
          <w:ins w:id="43" w:author="Meulen van der, Leo L (INT)" w:date="2016-10-30T10:58:00Z">
            <w:r w:rsidR="00A52811">
              <w:rPr>
                <w:noProof/>
                <w:webHidden/>
              </w:rPr>
              <w:t>11</w:t>
            </w:r>
          </w:ins>
          <w:ins w:id="44" w:author="Meulen van der, Leo L (INT)" w:date="2016-10-30T10:57:00Z">
            <w:r>
              <w:rPr>
                <w:noProof/>
                <w:webHidden/>
              </w:rPr>
              <w:fldChar w:fldCharType="end"/>
            </w:r>
            <w:r w:rsidRPr="006D67E4">
              <w:rPr>
                <w:rStyle w:val="Hyperlink"/>
                <w:noProof/>
              </w:rPr>
              <w:fldChar w:fldCharType="end"/>
            </w:r>
          </w:ins>
        </w:p>
        <w:p w:rsidR="00CD77B3" w:rsidRDefault="00CD77B3">
          <w:pPr>
            <w:pStyle w:val="Inhopg1"/>
            <w:rPr>
              <w:ins w:id="45" w:author="Meulen van der, Leo L (INT)" w:date="2016-10-30T10:57:00Z"/>
              <w:rFonts w:asciiTheme="minorHAnsi" w:eastAsiaTheme="minorEastAsia" w:hAnsiTheme="minorHAnsi" w:cstheme="minorBidi"/>
              <w:noProof/>
            </w:rPr>
          </w:pPr>
          <w:ins w:id="46"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"_Toc465588379"</w:instrText>
            </w:r>
            <w:r w:rsidRPr="006D67E4">
              <w:rPr>
                <w:rStyle w:val="Hyperlink"/>
                <w:noProof/>
              </w:rPr>
              <w:instrText xml:space="preserve"> </w:instrText>
            </w:r>
            <w:r w:rsidRPr="006D67E4">
              <w:rPr>
                <w:rStyle w:val="Hyperlink"/>
                <w:noProof/>
              </w:rPr>
              <w:fldChar w:fldCharType="separate"/>
            </w:r>
            <w:r w:rsidRPr="006D67E4">
              <w:rPr>
                <w:rStyle w:val="Hyperlink"/>
                <w:noProof/>
              </w:rPr>
              <w:t>7</w:t>
            </w:r>
            <w:r>
              <w:rPr>
                <w:rFonts w:asciiTheme="minorHAnsi" w:eastAsiaTheme="minorEastAsia" w:hAnsiTheme="minorHAnsi" w:cstheme="minorBidi"/>
                <w:noProof/>
              </w:rPr>
              <w:tab/>
            </w:r>
            <w:r w:rsidRPr="006D67E4">
              <w:rPr>
                <w:rStyle w:val="Hyperlink"/>
                <w:noProof/>
              </w:rPr>
              <w:t>Geïmplementeerde regels</w:t>
            </w:r>
            <w:r>
              <w:rPr>
                <w:noProof/>
                <w:webHidden/>
              </w:rPr>
              <w:tab/>
            </w:r>
            <w:r>
              <w:rPr>
                <w:noProof/>
                <w:webHidden/>
              </w:rPr>
              <w:fldChar w:fldCharType="begin"/>
            </w:r>
            <w:r>
              <w:rPr>
                <w:noProof/>
                <w:webHidden/>
              </w:rPr>
              <w:instrText xml:space="preserve"> PAGEREF _Toc465588379 \h </w:instrText>
            </w:r>
          </w:ins>
          <w:r>
            <w:rPr>
              <w:noProof/>
              <w:webHidden/>
            </w:rPr>
          </w:r>
          <w:r>
            <w:rPr>
              <w:noProof/>
              <w:webHidden/>
            </w:rPr>
            <w:fldChar w:fldCharType="separate"/>
          </w:r>
          <w:ins w:id="47" w:author="Meulen van der, Leo L (INT)" w:date="2016-10-30T10:58:00Z">
            <w:r w:rsidR="00A52811">
              <w:rPr>
                <w:noProof/>
                <w:webHidden/>
              </w:rPr>
              <w:t>13</w:t>
            </w:r>
          </w:ins>
          <w:ins w:id="48"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49" w:author="Meulen van der, Leo L (INT)" w:date="2016-10-30T10:57:00Z"/>
              <w:rFonts w:asciiTheme="minorHAnsi" w:eastAsiaTheme="minorEastAsia" w:hAnsiTheme="minorHAnsi" w:cstheme="minorBidi"/>
              <w:noProof/>
            </w:rPr>
          </w:pPr>
          <w:ins w:id="50"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"_Toc465588380"</w:instrText>
            </w:r>
            <w:r w:rsidRPr="006D67E4">
              <w:rPr>
                <w:rStyle w:val="Hyperlink"/>
                <w:noProof/>
              </w:rPr>
              <w:instrText xml:space="preserve"> </w:instrText>
            </w:r>
            <w:r w:rsidRPr="006D67E4">
              <w:rPr>
                <w:rStyle w:val="Hyperlink"/>
                <w:noProof/>
              </w:rPr>
              <w:fldChar w:fldCharType="separate"/>
            </w:r>
            <w:r w:rsidRPr="006D67E4">
              <w:rPr>
                <w:rStyle w:val="Hyperlink"/>
                <w:noProof/>
              </w:rPr>
              <w:t>7.1</w:t>
            </w:r>
            <w:r>
              <w:rPr>
                <w:rFonts w:asciiTheme="minorHAnsi" w:eastAsiaTheme="minorEastAsia" w:hAnsiTheme="minorHAnsi" w:cstheme="minorBidi"/>
                <w:noProof/>
              </w:rPr>
              <w:tab/>
            </w:r>
            <w:r w:rsidRPr="006D67E4">
              <w:rPr>
                <w:rStyle w:val="Hyperlink"/>
                <w:noProof/>
              </w:rPr>
              <w:t>Ratingberekening</w:t>
            </w:r>
            <w:r>
              <w:rPr>
                <w:noProof/>
                <w:webHidden/>
              </w:rPr>
              <w:tab/>
            </w:r>
            <w:r>
              <w:rPr>
                <w:noProof/>
                <w:webHidden/>
              </w:rPr>
              <w:fldChar w:fldCharType="begin"/>
            </w:r>
            <w:r>
              <w:rPr>
                <w:noProof/>
                <w:webHidden/>
              </w:rPr>
              <w:instrText xml:space="preserve"> PAGEREF _Toc465588380 \h </w:instrText>
            </w:r>
          </w:ins>
          <w:r>
            <w:rPr>
              <w:noProof/>
              <w:webHidden/>
            </w:rPr>
          </w:r>
          <w:r>
            <w:rPr>
              <w:noProof/>
              <w:webHidden/>
            </w:rPr>
            <w:fldChar w:fldCharType="separate"/>
          </w:r>
          <w:ins w:id="51" w:author="Meulen van der, Leo L (INT)" w:date="2016-10-30T10:58:00Z">
            <w:r w:rsidR="00A52811">
              <w:rPr>
                <w:noProof/>
                <w:webHidden/>
              </w:rPr>
              <w:t>14</w:t>
            </w:r>
          </w:ins>
          <w:ins w:id="52" w:author="Meulen van der, Leo L (INT)" w:date="2016-10-30T10:57:00Z">
            <w:r>
              <w:rPr>
                <w:noProof/>
                <w:webHidden/>
              </w:rPr>
              <w:fldChar w:fldCharType="end"/>
            </w:r>
            <w:r w:rsidRPr="006D67E4">
              <w:rPr>
                <w:rStyle w:val="Hyperlink"/>
                <w:noProof/>
              </w:rPr>
              <w:fldChar w:fldCharType="end"/>
            </w:r>
          </w:ins>
        </w:p>
        <w:p w:rsidR="00CD77B3" w:rsidRDefault="00CD77B3">
          <w:pPr>
            <w:pStyle w:val="Inhopg1"/>
            <w:rPr>
              <w:ins w:id="53" w:author="Meulen van der, Leo L (INT)" w:date="2016-10-30T10:57:00Z"/>
              <w:rFonts w:asciiTheme="minorHAnsi" w:eastAsiaTheme="minorEastAsia" w:hAnsiTheme="minorHAnsi" w:cstheme="minorBidi"/>
              <w:noProof/>
            </w:rPr>
          </w:pPr>
          <w:ins w:id="54"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"_Toc465588381"</w:instrText>
            </w:r>
            <w:r w:rsidRPr="006D67E4">
              <w:rPr>
                <w:rStyle w:val="Hyperlink"/>
                <w:noProof/>
              </w:rPr>
              <w:instrText xml:space="preserve"> </w:instrText>
            </w:r>
            <w:r w:rsidRPr="006D67E4">
              <w:rPr>
                <w:rStyle w:val="Hyperlink"/>
                <w:noProof/>
              </w:rPr>
              <w:fldChar w:fldCharType="separate"/>
            </w:r>
            <w:r w:rsidRPr="006D67E4">
              <w:rPr>
                <w:rStyle w:val="Hyperlink"/>
                <w:noProof/>
              </w:rPr>
              <w:t>8</w:t>
            </w:r>
            <w:r>
              <w:rPr>
                <w:rFonts w:asciiTheme="minorHAnsi" w:eastAsiaTheme="minorEastAsia" w:hAnsiTheme="minorHAnsi" w:cstheme="minorBidi"/>
                <w:noProof/>
              </w:rPr>
              <w:tab/>
            </w:r>
            <w:r w:rsidRPr="006D67E4">
              <w:rPr>
                <w:rStyle w:val="Hyperlink"/>
                <w:noProof/>
              </w:rPr>
              <w:t>Bijzondere indeling situaties</w:t>
            </w:r>
            <w:r>
              <w:rPr>
                <w:noProof/>
                <w:webHidden/>
              </w:rPr>
              <w:tab/>
            </w:r>
            <w:r>
              <w:rPr>
                <w:noProof/>
                <w:webHidden/>
              </w:rPr>
              <w:fldChar w:fldCharType="begin"/>
            </w:r>
            <w:r>
              <w:rPr>
                <w:noProof/>
                <w:webHidden/>
              </w:rPr>
              <w:instrText xml:space="preserve"> PAGEREF _Toc465588381 \h </w:instrText>
            </w:r>
          </w:ins>
          <w:r>
            <w:rPr>
              <w:noProof/>
              <w:webHidden/>
            </w:rPr>
          </w:r>
          <w:r>
            <w:rPr>
              <w:noProof/>
              <w:webHidden/>
            </w:rPr>
            <w:fldChar w:fldCharType="separate"/>
          </w:r>
          <w:ins w:id="55" w:author="Meulen van der, Leo L (INT)" w:date="2016-10-30T10:58:00Z">
            <w:r w:rsidR="00A52811">
              <w:rPr>
                <w:noProof/>
                <w:webHidden/>
              </w:rPr>
              <w:t>16</w:t>
            </w:r>
          </w:ins>
          <w:ins w:id="56"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57" w:author="Meulen van der, Leo L (INT)" w:date="2016-10-30T10:57:00Z"/>
              <w:rFonts w:asciiTheme="minorHAnsi" w:eastAsiaTheme="minorEastAsia" w:hAnsiTheme="minorHAnsi" w:cstheme="minorBidi"/>
              <w:noProof/>
            </w:rPr>
          </w:pPr>
          <w:ins w:id="58"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"_Toc465588382"</w:instrText>
            </w:r>
            <w:r w:rsidRPr="006D67E4">
              <w:rPr>
                <w:rStyle w:val="Hyperlink"/>
                <w:noProof/>
              </w:rPr>
              <w:instrText xml:space="preserve"> </w:instrText>
            </w:r>
            <w:r w:rsidRPr="006D67E4">
              <w:rPr>
                <w:rStyle w:val="Hyperlink"/>
                <w:noProof/>
              </w:rPr>
              <w:fldChar w:fldCharType="separate"/>
            </w:r>
            <w:r w:rsidRPr="006D67E4">
              <w:rPr>
                <w:rStyle w:val="Hyperlink"/>
                <w:noProof/>
              </w:rPr>
              <w:t>8.1</w:t>
            </w:r>
            <w:r>
              <w:rPr>
                <w:rFonts w:asciiTheme="minorHAnsi" w:eastAsiaTheme="minorEastAsia" w:hAnsiTheme="minorHAnsi" w:cstheme="minorBidi"/>
                <w:noProof/>
              </w:rPr>
              <w:tab/>
            </w:r>
            <w:r w:rsidRPr="006D67E4">
              <w:rPr>
                <w:rStyle w:val="Hyperlink"/>
                <w:noProof/>
              </w:rPr>
              <w:t>Speler te laat aanwezig (speelt in eigen groep)</w:t>
            </w:r>
            <w:r>
              <w:rPr>
                <w:noProof/>
                <w:webHidden/>
              </w:rPr>
              <w:tab/>
            </w:r>
            <w:r>
              <w:rPr>
                <w:noProof/>
                <w:webHidden/>
              </w:rPr>
              <w:fldChar w:fldCharType="begin"/>
            </w:r>
            <w:r>
              <w:rPr>
                <w:noProof/>
                <w:webHidden/>
              </w:rPr>
              <w:instrText xml:space="preserve"> PAGEREF _Toc465588382 \h </w:instrText>
            </w:r>
          </w:ins>
          <w:r>
            <w:rPr>
              <w:noProof/>
              <w:webHidden/>
            </w:rPr>
          </w:r>
          <w:r>
            <w:rPr>
              <w:noProof/>
              <w:webHidden/>
            </w:rPr>
            <w:fldChar w:fldCharType="separate"/>
          </w:r>
          <w:ins w:id="59" w:author="Meulen van der, Leo L (INT)" w:date="2016-10-30T10:58:00Z">
            <w:r w:rsidR="00A52811">
              <w:rPr>
                <w:noProof/>
                <w:webHidden/>
              </w:rPr>
              <w:t>16</w:t>
            </w:r>
          </w:ins>
          <w:ins w:id="60"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61" w:author="Meulen van der, Leo L (INT)" w:date="2016-10-30T10:57:00Z"/>
              <w:rFonts w:asciiTheme="minorHAnsi" w:eastAsiaTheme="minorEastAsia" w:hAnsiTheme="minorHAnsi" w:cstheme="minorBidi"/>
              <w:noProof/>
            </w:rPr>
          </w:pPr>
          <w:ins w:id="62"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"_Toc465588383"</w:instrText>
            </w:r>
            <w:r w:rsidRPr="006D67E4">
              <w:rPr>
                <w:rStyle w:val="Hyperlink"/>
                <w:noProof/>
              </w:rPr>
              <w:instrText xml:space="preserve"> </w:instrText>
            </w:r>
            <w:r w:rsidRPr="006D67E4">
              <w:rPr>
                <w:rStyle w:val="Hyperlink"/>
                <w:noProof/>
              </w:rPr>
              <w:fldChar w:fldCharType="separate"/>
            </w:r>
            <w:r w:rsidRPr="006D67E4">
              <w:rPr>
                <w:rStyle w:val="Hyperlink"/>
                <w:noProof/>
              </w:rPr>
              <w:t>8.2</w:t>
            </w:r>
            <w:r>
              <w:rPr>
                <w:rFonts w:asciiTheme="minorHAnsi" w:eastAsiaTheme="minorEastAsia" w:hAnsiTheme="minorHAnsi" w:cstheme="minorBidi"/>
                <w:noProof/>
              </w:rPr>
              <w:tab/>
            </w:r>
            <w:r w:rsidRPr="006D67E4">
              <w:rPr>
                <w:rStyle w:val="Hyperlink"/>
                <w:noProof/>
              </w:rPr>
              <w:t>Speler te laat aanwezig (speelt in hogere groep)</w:t>
            </w:r>
            <w:r>
              <w:rPr>
                <w:noProof/>
                <w:webHidden/>
              </w:rPr>
              <w:tab/>
            </w:r>
            <w:r>
              <w:rPr>
                <w:noProof/>
                <w:webHidden/>
              </w:rPr>
              <w:fldChar w:fldCharType="begin"/>
            </w:r>
            <w:r>
              <w:rPr>
                <w:noProof/>
                <w:webHidden/>
              </w:rPr>
              <w:instrText xml:space="preserve"> PAGEREF _Toc465588383 \h </w:instrText>
            </w:r>
          </w:ins>
          <w:r>
            <w:rPr>
              <w:noProof/>
              <w:webHidden/>
            </w:rPr>
          </w:r>
          <w:r>
            <w:rPr>
              <w:noProof/>
              <w:webHidden/>
            </w:rPr>
            <w:fldChar w:fldCharType="separate"/>
          </w:r>
          <w:ins w:id="63" w:author="Meulen van der, Leo L (INT)" w:date="2016-10-30T10:58:00Z">
            <w:r w:rsidR="00A52811">
              <w:rPr>
                <w:noProof/>
                <w:webHidden/>
              </w:rPr>
              <w:t>16</w:t>
            </w:r>
          </w:ins>
          <w:ins w:id="64"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65" w:author="Meulen van der, Leo L (INT)" w:date="2016-10-30T10:57:00Z"/>
              <w:rFonts w:asciiTheme="minorHAnsi" w:eastAsiaTheme="minorEastAsia" w:hAnsiTheme="minorHAnsi" w:cstheme="minorBidi"/>
              <w:noProof/>
            </w:rPr>
          </w:pPr>
          <w:ins w:id="66"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"_Toc465588384"</w:instrText>
            </w:r>
            <w:r w:rsidRPr="006D67E4">
              <w:rPr>
                <w:rStyle w:val="Hyperlink"/>
                <w:noProof/>
              </w:rPr>
              <w:instrText xml:space="preserve"> </w:instrText>
            </w:r>
            <w:r w:rsidRPr="006D67E4">
              <w:rPr>
                <w:rStyle w:val="Hyperlink"/>
                <w:noProof/>
              </w:rPr>
              <w:fldChar w:fldCharType="separate"/>
            </w:r>
            <w:r w:rsidRPr="006D67E4">
              <w:rPr>
                <w:rStyle w:val="Hyperlink"/>
                <w:noProof/>
              </w:rPr>
              <w:t>8.3</w:t>
            </w:r>
            <w:r>
              <w:rPr>
                <w:rFonts w:asciiTheme="minorHAnsi" w:eastAsiaTheme="minorEastAsia" w:hAnsiTheme="minorHAnsi" w:cstheme="minorBidi"/>
                <w:noProof/>
              </w:rPr>
              <w:tab/>
            </w:r>
            <w:r w:rsidRPr="006D67E4">
              <w:rPr>
                <w:rStyle w:val="Hyperlink"/>
                <w:noProof/>
              </w:rPr>
              <w:t>Andere wedstrijd gespeeld</w:t>
            </w:r>
            <w:r>
              <w:rPr>
                <w:noProof/>
                <w:webHidden/>
              </w:rPr>
              <w:tab/>
            </w:r>
            <w:r>
              <w:rPr>
                <w:noProof/>
                <w:webHidden/>
              </w:rPr>
              <w:fldChar w:fldCharType="begin"/>
            </w:r>
            <w:r>
              <w:rPr>
                <w:noProof/>
                <w:webHidden/>
              </w:rPr>
              <w:instrText xml:space="preserve"> PAGEREF _Toc465588384 \h </w:instrText>
            </w:r>
          </w:ins>
          <w:r>
            <w:rPr>
              <w:noProof/>
              <w:webHidden/>
            </w:rPr>
          </w:r>
          <w:r>
            <w:rPr>
              <w:noProof/>
              <w:webHidden/>
            </w:rPr>
            <w:fldChar w:fldCharType="separate"/>
          </w:r>
          <w:ins w:id="67" w:author="Meulen van der, Leo L (INT)" w:date="2016-10-30T10:58:00Z">
            <w:r w:rsidR="00A52811">
              <w:rPr>
                <w:noProof/>
                <w:webHidden/>
              </w:rPr>
              <w:t>16</w:t>
            </w:r>
          </w:ins>
          <w:ins w:id="68"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69" w:author="Meulen van der, Leo L (INT)" w:date="2016-10-30T10:57:00Z"/>
              <w:rFonts w:asciiTheme="minorHAnsi" w:eastAsiaTheme="minorEastAsia" w:hAnsiTheme="minorHAnsi" w:cstheme="minorBidi"/>
              <w:noProof/>
            </w:rPr>
          </w:pPr>
          <w:ins w:id="70"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"_Toc465588385"</w:instrText>
            </w:r>
            <w:r w:rsidRPr="006D67E4">
              <w:rPr>
                <w:rStyle w:val="Hyperlink"/>
                <w:noProof/>
              </w:rPr>
              <w:instrText xml:space="preserve"> </w:instrText>
            </w:r>
            <w:r w:rsidRPr="006D67E4">
              <w:rPr>
                <w:rStyle w:val="Hyperlink"/>
                <w:noProof/>
              </w:rPr>
              <w:fldChar w:fldCharType="separate"/>
            </w:r>
            <w:r w:rsidRPr="006D67E4">
              <w:rPr>
                <w:rStyle w:val="Hyperlink"/>
                <w:noProof/>
              </w:rPr>
              <w:t>8.4</w:t>
            </w:r>
            <w:r>
              <w:rPr>
                <w:rFonts w:asciiTheme="minorHAnsi" w:eastAsiaTheme="minorEastAsia" w:hAnsiTheme="minorHAnsi" w:cstheme="minorBidi"/>
                <w:noProof/>
              </w:rPr>
              <w:tab/>
            </w:r>
            <w:r w:rsidRPr="006D67E4">
              <w:rPr>
                <w:rStyle w:val="Hyperlink"/>
                <w:noProof/>
              </w:rPr>
              <w:t>Speler toch niet aanwezig</w:t>
            </w:r>
            <w:r>
              <w:rPr>
                <w:noProof/>
                <w:webHidden/>
              </w:rPr>
              <w:tab/>
            </w:r>
            <w:r>
              <w:rPr>
                <w:noProof/>
                <w:webHidden/>
              </w:rPr>
              <w:fldChar w:fldCharType="begin"/>
            </w:r>
            <w:r>
              <w:rPr>
                <w:noProof/>
                <w:webHidden/>
              </w:rPr>
              <w:instrText xml:space="preserve"> PAGEREF _Toc465588385 \h </w:instrText>
            </w:r>
          </w:ins>
          <w:r>
            <w:rPr>
              <w:noProof/>
              <w:webHidden/>
            </w:rPr>
          </w:r>
          <w:r>
            <w:rPr>
              <w:noProof/>
              <w:webHidden/>
            </w:rPr>
            <w:fldChar w:fldCharType="separate"/>
          </w:r>
          <w:ins w:id="71" w:author="Meulen van der, Leo L (INT)" w:date="2016-10-30T10:58:00Z">
            <w:r w:rsidR="00A52811">
              <w:rPr>
                <w:noProof/>
                <w:webHidden/>
              </w:rPr>
              <w:t>17</w:t>
            </w:r>
          </w:ins>
          <w:ins w:id="72"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73" w:author="Meulen van der, Leo L (INT)" w:date="2016-10-30T10:57:00Z"/>
              <w:rFonts w:asciiTheme="minorHAnsi" w:eastAsiaTheme="minorEastAsia" w:hAnsiTheme="minorHAnsi" w:cstheme="minorBidi"/>
              <w:noProof/>
            </w:rPr>
          </w:pPr>
          <w:ins w:id="74"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"_Toc465588386"</w:instrText>
            </w:r>
            <w:r w:rsidRPr="006D67E4">
              <w:rPr>
                <w:rStyle w:val="Hyperlink"/>
                <w:noProof/>
              </w:rPr>
              <w:instrText xml:space="preserve"> </w:instrText>
            </w:r>
            <w:r w:rsidRPr="006D67E4">
              <w:rPr>
                <w:rStyle w:val="Hyperlink"/>
                <w:noProof/>
              </w:rPr>
              <w:fldChar w:fldCharType="separate"/>
            </w:r>
            <w:r w:rsidRPr="006D67E4">
              <w:rPr>
                <w:rStyle w:val="Hyperlink"/>
                <w:noProof/>
              </w:rPr>
              <w:t>8.5</w:t>
            </w:r>
            <w:r>
              <w:rPr>
                <w:rFonts w:asciiTheme="minorHAnsi" w:eastAsiaTheme="minorEastAsia" w:hAnsiTheme="minorHAnsi" w:cstheme="minorBidi"/>
                <w:noProof/>
              </w:rPr>
              <w:tab/>
            </w:r>
            <w:r w:rsidRPr="006D67E4">
              <w:rPr>
                <w:rStyle w:val="Hyperlink"/>
                <w:noProof/>
              </w:rPr>
              <w:t>Speler toch niet aanwezig, reglementair verloren</w:t>
            </w:r>
            <w:r>
              <w:rPr>
                <w:noProof/>
                <w:webHidden/>
              </w:rPr>
              <w:tab/>
            </w:r>
            <w:r>
              <w:rPr>
                <w:noProof/>
                <w:webHidden/>
              </w:rPr>
              <w:fldChar w:fldCharType="begin"/>
            </w:r>
            <w:r>
              <w:rPr>
                <w:noProof/>
                <w:webHidden/>
              </w:rPr>
              <w:instrText xml:space="preserve"> PAGEREF _Toc465588386 \h </w:instrText>
            </w:r>
          </w:ins>
          <w:r>
            <w:rPr>
              <w:noProof/>
              <w:webHidden/>
            </w:rPr>
          </w:r>
          <w:r>
            <w:rPr>
              <w:noProof/>
              <w:webHidden/>
            </w:rPr>
            <w:fldChar w:fldCharType="separate"/>
          </w:r>
          <w:ins w:id="75" w:author="Meulen van der, Leo L (INT)" w:date="2016-10-30T10:58:00Z">
            <w:r w:rsidR="00A52811">
              <w:rPr>
                <w:noProof/>
                <w:webHidden/>
              </w:rPr>
              <w:t>17</w:t>
            </w:r>
          </w:ins>
          <w:ins w:id="76" w:author="Meulen van der, Leo L (INT)" w:date="2016-10-30T10:57:00Z">
            <w:r>
              <w:rPr>
                <w:noProof/>
                <w:webHidden/>
              </w:rPr>
              <w:fldChar w:fldCharType="end"/>
            </w:r>
            <w:r w:rsidRPr="006D67E4">
              <w:rPr>
                <w:rStyle w:val="Hyperlink"/>
                <w:noProof/>
              </w:rPr>
              <w:fldChar w:fldCharType="end"/>
            </w:r>
          </w:ins>
        </w:p>
        <w:p w:rsidR="00CD77B3" w:rsidRDefault="00CD77B3">
          <w:pPr>
            <w:pStyle w:val="Inhopg1"/>
            <w:rPr>
              <w:ins w:id="77" w:author="Meulen van der, Leo L (INT)" w:date="2016-10-30T10:57:00Z"/>
              <w:rFonts w:asciiTheme="minorHAnsi" w:eastAsiaTheme="minorEastAsia" w:hAnsiTheme="minorHAnsi" w:cstheme="minorBidi"/>
              <w:noProof/>
            </w:rPr>
          </w:pPr>
          <w:ins w:id="78"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"_Toc465588387"</w:instrText>
            </w:r>
            <w:r w:rsidRPr="006D67E4">
              <w:rPr>
                <w:rStyle w:val="Hyperlink"/>
                <w:noProof/>
              </w:rPr>
              <w:instrText xml:space="preserve"> </w:instrText>
            </w:r>
            <w:r w:rsidRPr="006D67E4">
              <w:rPr>
                <w:rStyle w:val="Hyperlink"/>
                <w:noProof/>
              </w:rPr>
              <w:fldChar w:fldCharType="separate"/>
            </w:r>
            <w:r w:rsidRPr="006D67E4">
              <w:rPr>
                <w:rStyle w:val="Hyperlink"/>
                <w:noProof/>
              </w:rPr>
              <w:t>9</w:t>
            </w:r>
            <w:r>
              <w:rPr>
                <w:rFonts w:asciiTheme="minorHAnsi" w:eastAsiaTheme="minorEastAsia" w:hAnsiTheme="minorHAnsi" w:cstheme="minorBidi"/>
                <w:noProof/>
              </w:rPr>
              <w:tab/>
            </w:r>
            <w:r w:rsidRPr="006D67E4">
              <w:rPr>
                <w:rStyle w:val="Hyperlink"/>
                <w:noProof/>
              </w:rPr>
              <w:t>Gebruikersinterface</w:t>
            </w:r>
            <w:r>
              <w:rPr>
                <w:noProof/>
                <w:webHidden/>
              </w:rPr>
              <w:tab/>
            </w:r>
            <w:r>
              <w:rPr>
                <w:noProof/>
                <w:webHidden/>
              </w:rPr>
              <w:fldChar w:fldCharType="begin"/>
            </w:r>
            <w:r>
              <w:rPr>
                <w:noProof/>
                <w:webHidden/>
              </w:rPr>
              <w:instrText xml:space="preserve"> PAGEREF _Toc465588387 \h </w:instrText>
            </w:r>
          </w:ins>
          <w:r>
            <w:rPr>
              <w:noProof/>
              <w:webHidden/>
            </w:rPr>
          </w:r>
          <w:r>
            <w:rPr>
              <w:noProof/>
              <w:webHidden/>
            </w:rPr>
            <w:fldChar w:fldCharType="separate"/>
          </w:r>
          <w:ins w:id="79" w:author="Meulen van der, Leo L (INT)" w:date="2016-10-30T10:58:00Z">
            <w:r w:rsidR="00A52811">
              <w:rPr>
                <w:noProof/>
                <w:webHidden/>
              </w:rPr>
              <w:t>18</w:t>
            </w:r>
          </w:ins>
          <w:ins w:id="80"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81" w:author="Meulen van der, Leo L (INT)" w:date="2016-10-30T10:57:00Z"/>
              <w:rFonts w:asciiTheme="minorHAnsi" w:eastAsiaTheme="minorEastAsia" w:hAnsiTheme="minorHAnsi" w:cstheme="minorBidi"/>
              <w:noProof/>
            </w:rPr>
          </w:pPr>
          <w:ins w:id="82"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"_Toc465588388"</w:instrText>
            </w:r>
            <w:r w:rsidRPr="006D67E4">
              <w:rPr>
                <w:rStyle w:val="Hyperlink"/>
                <w:noProof/>
              </w:rPr>
              <w:instrText xml:space="preserve"> </w:instrText>
            </w:r>
            <w:r w:rsidRPr="006D67E4">
              <w:rPr>
                <w:rStyle w:val="Hyperlink"/>
                <w:noProof/>
              </w:rPr>
              <w:fldChar w:fldCharType="separate"/>
            </w:r>
            <w:r w:rsidRPr="006D67E4">
              <w:rPr>
                <w:rStyle w:val="Hyperlink"/>
                <w:noProof/>
              </w:rPr>
              <w:t>9.1</w:t>
            </w:r>
            <w:r>
              <w:rPr>
                <w:rFonts w:asciiTheme="minorHAnsi" w:eastAsiaTheme="minorEastAsia" w:hAnsiTheme="minorHAnsi" w:cstheme="minorBidi"/>
                <w:noProof/>
              </w:rPr>
              <w:tab/>
            </w:r>
            <w:r w:rsidRPr="006D67E4">
              <w:rPr>
                <w:rStyle w:val="Hyperlink"/>
                <w:noProof/>
              </w:rPr>
              <w:t>Hoofdscherm</w:t>
            </w:r>
            <w:r>
              <w:rPr>
                <w:noProof/>
                <w:webHidden/>
              </w:rPr>
              <w:tab/>
            </w:r>
            <w:r>
              <w:rPr>
                <w:noProof/>
                <w:webHidden/>
              </w:rPr>
              <w:fldChar w:fldCharType="begin"/>
            </w:r>
            <w:r>
              <w:rPr>
                <w:noProof/>
                <w:webHidden/>
              </w:rPr>
              <w:instrText xml:space="preserve"> PAGEREF _Toc465588388 \h </w:instrText>
            </w:r>
          </w:ins>
          <w:r>
            <w:rPr>
              <w:noProof/>
              <w:webHidden/>
            </w:rPr>
          </w:r>
          <w:r>
            <w:rPr>
              <w:noProof/>
              <w:webHidden/>
            </w:rPr>
            <w:fldChar w:fldCharType="separate"/>
          </w:r>
          <w:ins w:id="83" w:author="Meulen van der, Leo L (INT)" w:date="2016-10-30T10:58:00Z">
            <w:r w:rsidR="00A52811">
              <w:rPr>
                <w:noProof/>
                <w:webHidden/>
              </w:rPr>
              <w:t>18</w:t>
            </w:r>
          </w:ins>
          <w:ins w:id="84"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85" w:author="Meulen van der, Leo L (INT)" w:date="2016-10-30T10:57:00Z"/>
              <w:rFonts w:asciiTheme="minorHAnsi" w:eastAsiaTheme="minorEastAsia" w:hAnsiTheme="minorHAnsi" w:cstheme="minorBidi"/>
              <w:noProof/>
            </w:rPr>
          </w:pPr>
          <w:ins w:id="86"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"_Toc465588389"</w:instrText>
            </w:r>
            <w:r w:rsidRPr="006D67E4">
              <w:rPr>
                <w:rStyle w:val="Hyperlink"/>
                <w:noProof/>
              </w:rPr>
              <w:instrText xml:space="preserve"> </w:instrText>
            </w:r>
            <w:r w:rsidRPr="006D67E4">
              <w:rPr>
                <w:rStyle w:val="Hyperlink"/>
                <w:noProof/>
              </w:rPr>
              <w:fldChar w:fldCharType="separate"/>
            </w:r>
            <w:r w:rsidRPr="006D67E4">
              <w:rPr>
                <w:rStyle w:val="Hyperlink"/>
                <w:noProof/>
              </w:rPr>
              <w:t>9.2</w:t>
            </w:r>
            <w:r>
              <w:rPr>
                <w:rFonts w:asciiTheme="minorHAnsi" w:eastAsiaTheme="minorEastAsia" w:hAnsiTheme="minorHAnsi" w:cstheme="minorBidi"/>
                <w:noProof/>
              </w:rPr>
              <w:tab/>
            </w:r>
            <w:r w:rsidRPr="006D67E4">
              <w:rPr>
                <w:rStyle w:val="Hyperlink"/>
                <w:noProof/>
              </w:rPr>
              <w:t>Knoppenbalk</w:t>
            </w:r>
            <w:r>
              <w:rPr>
                <w:noProof/>
                <w:webHidden/>
              </w:rPr>
              <w:tab/>
            </w:r>
            <w:r>
              <w:rPr>
                <w:noProof/>
                <w:webHidden/>
              </w:rPr>
              <w:fldChar w:fldCharType="begin"/>
            </w:r>
            <w:r>
              <w:rPr>
                <w:noProof/>
                <w:webHidden/>
              </w:rPr>
              <w:instrText xml:space="preserve"> PAGEREF _Toc465588389 \h </w:instrText>
            </w:r>
          </w:ins>
          <w:r>
            <w:rPr>
              <w:noProof/>
              <w:webHidden/>
            </w:rPr>
          </w:r>
          <w:r>
            <w:rPr>
              <w:noProof/>
              <w:webHidden/>
            </w:rPr>
            <w:fldChar w:fldCharType="separate"/>
          </w:r>
          <w:ins w:id="87" w:author="Meulen van der, Leo L (INT)" w:date="2016-10-30T10:58:00Z">
            <w:r w:rsidR="00A52811">
              <w:rPr>
                <w:noProof/>
                <w:webHidden/>
              </w:rPr>
              <w:t>18</w:t>
            </w:r>
          </w:ins>
          <w:ins w:id="88"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89" w:author="Meulen van der, Leo L (INT)" w:date="2016-10-30T10:57:00Z"/>
              <w:rFonts w:asciiTheme="minorHAnsi" w:eastAsiaTheme="minorEastAsia" w:hAnsiTheme="minorHAnsi" w:cstheme="minorBidi"/>
              <w:noProof/>
            </w:rPr>
          </w:pPr>
          <w:ins w:id="90"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"_Toc465588390"</w:instrText>
            </w:r>
            <w:r w:rsidRPr="006D67E4">
              <w:rPr>
                <w:rStyle w:val="Hyperlink"/>
                <w:noProof/>
              </w:rPr>
              <w:instrText xml:space="preserve"> </w:instrText>
            </w:r>
            <w:r w:rsidRPr="006D67E4">
              <w:rPr>
                <w:rStyle w:val="Hyperlink"/>
                <w:noProof/>
              </w:rPr>
              <w:fldChar w:fldCharType="separate"/>
            </w:r>
            <w:r w:rsidRPr="006D67E4">
              <w:rPr>
                <w:rStyle w:val="Hyperlink"/>
                <w:noProof/>
              </w:rPr>
              <w:t>9.3</w:t>
            </w:r>
            <w:r>
              <w:rPr>
                <w:rFonts w:asciiTheme="minorHAnsi" w:eastAsiaTheme="minorEastAsia" w:hAnsiTheme="minorHAnsi" w:cstheme="minorBidi"/>
                <w:noProof/>
              </w:rPr>
              <w:tab/>
            </w:r>
            <w:r w:rsidRPr="006D67E4">
              <w:rPr>
                <w:rStyle w:val="Hyperlink"/>
                <w:noProof/>
              </w:rPr>
              <w:t>Menu</w:t>
            </w:r>
            <w:r>
              <w:rPr>
                <w:noProof/>
                <w:webHidden/>
              </w:rPr>
              <w:tab/>
            </w:r>
            <w:r>
              <w:rPr>
                <w:noProof/>
                <w:webHidden/>
              </w:rPr>
              <w:fldChar w:fldCharType="begin"/>
            </w:r>
            <w:r>
              <w:rPr>
                <w:noProof/>
                <w:webHidden/>
              </w:rPr>
              <w:instrText xml:space="preserve"> PAGEREF _Toc465588390 \h </w:instrText>
            </w:r>
          </w:ins>
          <w:r>
            <w:rPr>
              <w:noProof/>
              <w:webHidden/>
            </w:rPr>
          </w:r>
          <w:r>
            <w:rPr>
              <w:noProof/>
              <w:webHidden/>
            </w:rPr>
            <w:fldChar w:fldCharType="separate"/>
          </w:r>
          <w:ins w:id="91" w:author="Meulen van der, Leo L (INT)" w:date="2016-10-30T10:58:00Z">
            <w:r w:rsidR="00A52811">
              <w:rPr>
                <w:noProof/>
                <w:webHidden/>
              </w:rPr>
              <w:t>19</w:t>
            </w:r>
          </w:ins>
          <w:ins w:id="92" w:author="Meulen van der, Leo L (INT)" w:date="2016-10-30T10:57:00Z">
            <w:r>
              <w:rPr>
                <w:noProof/>
                <w:webHidden/>
              </w:rPr>
              <w:fldChar w:fldCharType="end"/>
            </w:r>
            <w:r w:rsidRPr="006D67E4">
              <w:rPr>
                <w:rStyle w:val="Hyperlink"/>
                <w:noProof/>
              </w:rPr>
              <w:fldChar w:fldCharType="end"/>
            </w:r>
          </w:ins>
        </w:p>
        <w:p w:rsidR="00CD77B3" w:rsidRDefault="00CD77B3">
          <w:pPr>
            <w:pStyle w:val="Inhopg1"/>
            <w:rPr>
              <w:ins w:id="93" w:author="Meulen van der, Leo L (INT)" w:date="2016-10-30T10:57:00Z"/>
              <w:rFonts w:asciiTheme="minorHAnsi" w:eastAsiaTheme="minorEastAsia" w:hAnsiTheme="minorHAnsi" w:cstheme="minorBidi"/>
              <w:noProof/>
            </w:rPr>
          </w:pPr>
          <w:ins w:id="94"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"_Toc465588391"</w:instrText>
            </w:r>
            <w:r w:rsidRPr="006D67E4">
              <w:rPr>
                <w:rStyle w:val="Hyperlink"/>
                <w:noProof/>
              </w:rPr>
              <w:instrText xml:space="preserve"> </w:instrText>
            </w:r>
            <w:r w:rsidRPr="006D67E4">
              <w:rPr>
                <w:rStyle w:val="Hyperlink"/>
                <w:noProof/>
              </w:rPr>
              <w:fldChar w:fldCharType="separate"/>
            </w:r>
            <w:r w:rsidRPr="006D67E4">
              <w:rPr>
                <w:rStyle w:val="Hyperlink"/>
                <w:noProof/>
              </w:rPr>
              <w:t>10</w:t>
            </w:r>
            <w:r>
              <w:rPr>
                <w:rFonts w:asciiTheme="minorHAnsi" w:eastAsiaTheme="minorEastAsia" w:hAnsiTheme="minorHAnsi" w:cstheme="minorBidi"/>
                <w:noProof/>
              </w:rPr>
              <w:tab/>
            </w:r>
            <w:r w:rsidRPr="006D67E4">
              <w:rPr>
                <w:rStyle w:val="Hyperlink"/>
                <w:noProof/>
              </w:rPr>
              <w:t>Instellingen</w:t>
            </w:r>
            <w:r>
              <w:rPr>
                <w:noProof/>
                <w:webHidden/>
              </w:rPr>
              <w:tab/>
            </w:r>
            <w:r>
              <w:rPr>
                <w:noProof/>
                <w:webHidden/>
              </w:rPr>
              <w:fldChar w:fldCharType="begin"/>
            </w:r>
            <w:r>
              <w:rPr>
                <w:noProof/>
                <w:webHidden/>
              </w:rPr>
              <w:instrText xml:space="preserve"> PAGEREF _Toc465588391 \h </w:instrText>
            </w:r>
          </w:ins>
          <w:r>
            <w:rPr>
              <w:noProof/>
              <w:webHidden/>
            </w:rPr>
          </w:r>
          <w:r>
            <w:rPr>
              <w:noProof/>
              <w:webHidden/>
            </w:rPr>
            <w:fldChar w:fldCharType="separate"/>
          </w:r>
          <w:ins w:id="95" w:author="Meulen van der, Leo L (INT)" w:date="2016-10-30T10:58:00Z">
            <w:r w:rsidR="00A52811">
              <w:rPr>
                <w:noProof/>
                <w:webHidden/>
              </w:rPr>
              <w:t>20</w:t>
            </w:r>
          </w:ins>
          <w:ins w:id="96" w:author="Meulen van der, Leo L (INT)" w:date="2016-10-30T10:57:00Z">
            <w:r>
              <w:rPr>
                <w:noProof/>
                <w:webHidden/>
              </w:rPr>
              <w:fldChar w:fldCharType="end"/>
            </w:r>
            <w:r w:rsidRPr="006D67E4">
              <w:rPr>
                <w:rStyle w:val="Hyperlink"/>
                <w:noProof/>
              </w:rPr>
              <w:fldChar w:fldCharType="end"/>
            </w:r>
          </w:ins>
        </w:p>
        <w:p w:rsidR="00CD77B3" w:rsidRDefault="00CD77B3">
          <w:pPr>
            <w:pStyle w:val="Inhopg1"/>
            <w:rPr>
              <w:ins w:id="97" w:author="Meulen van der, Leo L (INT)" w:date="2016-10-30T10:57:00Z"/>
              <w:rFonts w:asciiTheme="minorHAnsi" w:eastAsiaTheme="minorEastAsia" w:hAnsiTheme="minorHAnsi" w:cstheme="minorBidi"/>
              <w:noProof/>
            </w:rPr>
          </w:pPr>
          <w:ins w:id="98"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"_Toc465588392"</w:instrText>
            </w:r>
            <w:r w:rsidRPr="006D67E4">
              <w:rPr>
                <w:rStyle w:val="Hyperlink"/>
                <w:noProof/>
              </w:rPr>
              <w:instrText xml:space="preserve"> </w:instrText>
            </w:r>
            <w:r w:rsidRPr="006D67E4">
              <w:rPr>
                <w:rStyle w:val="Hyperlink"/>
                <w:noProof/>
              </w:rPr>
              <w:fldChar w:fldCharType="separate"/>
            </w:r>
            <w:r w:rsidRPr="006D67E4">
              <w:rPr>
                <w:rStyle w:val="Hyperlink"/>
                <w:noProof/>
              </w:rPr>
              <w:t>11</w:t>
            </w:r>
            <w:r>
              <w:rPr>
                <w:rFonts w:asciiTheme="minorHAnsi" w:eastAsiaTheme="minorEastAsia" w:hAnsiTheme="minorHAnsi" w:cstheme="minorBidi"/>
                <w:noProof/>
              </w:rPr>
              <w:tab/>
            </w:r>
            <w:r w:rsidRPr="006D67E4">
              <w:rPr>
                <w:rStyle w:val="Hyperlink"/>
                <w:noProof/>
              </w:rPr>
              <w:t>Bestandsformaten</w:t>
            </w:r>
            <w:r>
              <w:rPr>
                <w:noProof/>
                <w:webHidden/>
              </w:rPr>
              <w:tab/>
            </w:r>
            <w:r>
              <w:rPr>
                <w:noProof/>
                <w:webHidden/>
              </w:rPr>
              <w:fldChar w:fldCharType="begin"/>
            </w:r>
            <w:r>
              <w:rPr>
                <w:noProof/>
                <w:webHidden/>
              </w:rPr>
              <w:instrText xml:space="preserve"> PAGEREF _Toc465588392 \h </w:instrText>
            </w:r>
          </w:ins>
          <w:r>
            <w:rPr>
              <w:noProof/>
              <w:webHidden/>
            </w:rPr>
          </w:r>
          <w:r>
            <w:rPr>
              <w:noProof/>
              <w:webHidden/>
            </w:rPr>
            <w:fldChar w:fldCharType="separate"/>
          </w:r>
          <w:ins w:id="99" w:author="Meulen van der, Leo L (INT)" w:date="2016-10-30T10:58:00Z">
            <w:r w:rsidR="00A52811">
              <w:rPr>
                <w:noProof/>
                <w:webHidden/>
              </w:rPr>
              <w:t>25</w:t>
            </w:r>
          </w:ins>
          <w:ins w:id="100"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101" w:author="Meulen van der, Leo L (INT)" w:date="2016-10-30T10:57:00Z"/>
              <w:rFonts w:asciiTheme="minorHAnsi" w:eastAsiaTheme="minorEastAsia" w:hAnsiTheme="minorHAnsi" w:cstheme="minorBidi"/>
              <w:noProof/>
            </w:rPr>
          </w:pPr>
          <w:ins w:id="102"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"_Toc465588393"</w:instrText>
            </w:r>
            <w:r w:rsidRPr="006D67E4">
              <w:rPr>
                <w:rStyle w:val="Hyperlink"/>
                <w:noProof/>
              </w:rPr>
              <w:instrText xml:space="preserve"> </w:instrText>
            </w:r>
            <w:r w:rsidRPr="006D67E4">
              <w:rPr>
                <w:rStyle w:val="Hyperlink"/>
                <w:noProof/>
              </w:rPr>
              <w:fldChar w:fldCharType="separate"/>
            </w:r>
            <w:r w:rsidRPr="006D67E4">
              <w:rPr>
                <w:rStyle w:val="Hyperlink"/>
                <w:noProof/>
              </w:rPr>
              <w:t>11.1</w:t>
            </w:r>
            <w:r>
              <w:rPr>
                <w:rFonts w:asciiTheme="minorHAnsi" w:eastAsiaTheme="minorEastAsia" w:hAnsiTheme="minorHAnsi" w:cstheme="minorBidi"/>
                <w:noProof/>
              </w:rPr>
              <w:tab/>
            </w:r>
            <w:r w:rsidRPr="006D67E4">
              <w:rPr>
                <w:rStyle w:val="Hyperlink"/>
                <w:noProof/>
              </w:rPr>
              <w:t>Uitslag.txt</w:t>
            </w:r>
            <w:r>
              <w:rPr>
                <w:noProof/>
                <w:webHidden/>
              </w:rPr>
              <w:tab/>
            </w:r>
            <w:r>
              <w:rPr>
                <w:noProof/>
                <w:webHidden/>
              </w:rPr>
              <w:fldChar w:fldCharType="begin"/>
            </w:r>
            <w:r>
              <w:rPr>
                <w:noProof/>
                <w:webHidden/>
              </w:rPr>
              <w:instrText xml:space="preserve"> PAGEREF _Toc465588393 \h </w:instrText>
            </w:r>
          </w:ins>
          <w:r>
            <w:rPr>
              <w:noProof/>
              <w:webHidden/>
            </w:rPr>
          </w:r>
          <w:r>
            <w:rPr>
              <w:noProof/>
              <w:webHidden/>
            </w:rPr>
            <w:fldChar w:fldCharType="separate"/>
          </w:r>
          <w:ins w:id="103" w:author="Meulen van der, Leo L (INT)" w:date="2016-10-30T10:58:00Z">
            <w:r w:rsidR="00A52811">
              <w:rPr>
                <w:noProof/>
                <w:webHidden/>
              </w:rPr>
              <w:t>25</w:t>
            </w:r>
          </w:ins>
          <w:ins w:id="104"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105" w:author="Meulen van der, Leo L (INT)" w:date="2016-10-30T10:57:00Z"/>
              <w:rFonts w:asciiTheme="minorHAnsi" w:eastAsiaTheme="minorEastAsia" w:hAnsiTheme="minorHAnsi" w:cstheme="minorBidi"/>
              <w:noProof/>
            </w:rPr>
          </w:pPr>
          <w:ins w:id="106"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"_Toc465588394"</w:instrText>
            </w:r>
            <w:r w:rsidRPr="006D67E4">
              <w:rPr>
                <w:rStyle w:val="Hyperlink"/>
                <w:noProof/>
              </w:rPr>
              <w:instrText xml:space="preserve"> </w:instrText>
            </w:r>
            <w:r w:rsidRPr="006D67E4">
              <w:rPr>
                <w:rStyle w:val="Hyperlink"/>
                <w:noProof/>
              </w:rPr>
              <w:fldChar w:fldCharType="separate"/>
            </w:r>
            <w:r w:rsidRPr="006D67E4">
              <w:rPr>
                <w:rStyle w:val="Hyperlink"/>
                <w:noProof/>
              </w:rPr>
              <w:t>11.2</w:t>
            </w:r>
            <w:r>
              <w:rPr>
                <w:rFonts w:asciiTheme="minorHAnsi" w:eastAsiaTheme="minorEastAsia" w:hAnsiTheme="minorHAnsi" w:cstheme="minorBidi"/>
                <w:noProof/>
              </w:rPr>
              <w:tab/>
            </w:r>
            <w:r w:rsidRPr="006D67E4">
              <w:rPr>
                <w:rStyle w:val="Hyperlink"/>
                <w:noProof/>
              </w:rPr>
              <w:t>Uitslag-long.txt</w:t>
            </w:r>
            <w:r>
              <w:rPr>
                <w:noProof/>
                <w:webHidden/>
              </w:rPr>
              <w:tab/>
            </w:r>
            <w:r>
              <w:rPr>
                <w:noProof/>
                <w:webHidden/>
              </w:rPr>
              <w:fldChar w:fldCharType="begin"/>
            </w:r>
            <w:r>
              <w:rPr>
                <w:noProof/>
                <w:webHidden/>
              </w:rPr>
              <w:instrText xml:space="preserve"> PAGEREF _Toc465588394 \h </w:instrText>
            </w:r>
          </w:ins>
          <w:r>
            <w:rPr>
              <w:noProof/>
              <w:webHidden/>
            </w:rPr>
          </w:r>
          <w:r>
            <w:rPr>
              <w:noProof/>
              <w:webHidden/>
            </w:rPr>
            <w:fldChar w:fldCharType="separate"/>
          </w:r>
          <w:ins w:id="107" w:author="Meulen van der, Leo L (INT)" w:date="2016-10-30T10:58:00Z">
            <w:r w:rsidR="00A52811">
              <w:rPr>
                <w:noProof/>
                <w:webHidden/>
              </w:rPr>
              <w:t>25</w:t>
            </w:r>
          </w:ins>
          <w:ins w:id="108"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109" w:author="Meulen van der, Leo L (INT)" w:date="2016-10-30T10:57:00Z"/>
              <w:rFonts w:asciiTheme="minorHAnsi" w:eastAsiaTheme="minorEastAsia" w:hAnsiTheme="minorHAnsi" w:cstheme="minorBidi"/>
              <w:noProof/>
            </w:rPr>
          </w:pPr>
          <w:ins w:id="110"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"_Toc465588395"</w:instrText>
            </w:r>
            <w:r w:rsidRPr="006D67E4">
              <w:rPr>
                <w:rStyle w:val="Hyperlink"/>
                <w:noProof/>
              </w:rPr>
              <w:instrText xml:space="preserve"> </w:instrText>
            </w:r>
            <w:r w:rsidRPr="006D67E4">
              <w:rPr>
                <w:rStyle w:val="Hyperlink"/>
                <w:noProof/>
              </w:rPr>
              <w:fldChar w:fldCharType="separate"/>
            </w:r>
            <w:r w:rsidRPr="006D67E4">
              <w:rPr>
                <w:rStyle w:val="Hyperlink"/>
                <w:noProof/>
              </w:rPr>
              <w:t>11.3</w:t>
            </w:r>
            <w:r>
              <w:rPr>
                <w:rFonts w:asciiTheme="minorHAnsi" w:eastAsiaTheme="minorEastAsia" w:hAnsiTheme="minorHAnsi" w:cstheme="minorBidi"/>
                <w:noProof/>
              </w:rPr>
              <w:tab/>
            </w:r>
            <w:r w:rsidRPr="006D67E4">
              <w:rPr>
                <w:rStyle w:val="Hyperlink"/>
                <w:noProof/>
              </w:rPr>
              <w:t>KNSB</w:t>
            </w:r>
            <w:r>
              <w:rPr>
                <w:noProof/>
                <w:webHidden/>
              </w:rPr>
              <w:tab/>
            </w:r>
            <w:r>
              <w:rPr>
                <w:noProof/>
                <w:webHidden/>
              </w:rPr>
              <w:fldChar w:fldCharType="begin"/>
            </w:r>
            <w:r>
              <w:rPr>
                <w:noProof/>
                <w:webHidden/>
              </w:rPr>
              <w:instrText xml:space="preserve"> PAGEREF _Toc465588395 \h </w:instrText>
            </w:r>
          </w:ins>
          <w:r>
            <w:rPr>
              <w:noProof/>
              <w:webHidden/>
            </w:rPr>
          </w:r>
          <w:r>
            <w:rPr>
              <w:noProof/>
              <w:webHidden/>
            </w:rPr>
            <w:fldChar w:fldCharType="separate"/>
          </w:r>
          <w:ins w:id="111" w:author="Meulen van der, Leo L (INT)" w:date="2016-10-30T10:58:00Z">
            <w:r w:rsidR="00A52811">
              <w:rPr>
                <w:noProof/>
                <w:webHidden/>
              </w:rPr>
              <w:t>26</w:t>
            </w:r>
          </w:ins>
          <w:ins w:id="112"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113" w:author="Meulen van der, Leo L (INT)" w:date="2016-10-30T10:57:00Z"/>
              <w:rFonts w:asciiTheme="minorHAnsi" w:eastAsiaTheme="minorEastAsia" w:hAnsiTheme="minorHAnsi" w:cstheme="minorBidi"/>
              <w:noProof/>
            </w:rPr>
          </w:pPr>
          <w:ins w:id="114"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"_Toc465588396"</w:instrText>
            </w:r>
            <w:r w:rsidRPr="006D67E4">
              <w:rPr>
                <w:rStyle w:val="Hyperlink"/>
                <w:noProof/>
              </w:rPr>
              <w:instrText xml:space="preserve"> </w:instrText>
            </w:r>
            <w:r w:rsidRPr="006D67E4">
              <w:rPr>
                <w:rStyle w:val="Hyperlink"/>
                <w:noProof/>
              </w:rPr>
              <w:fldChar w:fldCharType="separate"/>
            </w:r>
            <w:r w:rsidRPr="006D67E4">
              <w:rPr>
                <w:rStyle w:val="Hyperlink"/>
                <w:noProof/>
              </w:rPr>
              <w:t>11.4</w:t>
            </w:r>
            <w:r>
              <w:rPr>
                <w:rFonts w:asciiTheme="minorHAnsi" w:eastAsiaTheme="minorEastAsia" w:hAnsiTheme="minorHAnsi" w:cstheme="minorBidi"/>
                <w:noProof/>
              </w:rPr>
              <w:tab/>
            </w:r>
            <w:r w:rsidRPr="006D67E4">
              <w:rPr>
                <w:rStyle w:val="Hyperlink"/>
                <w:noProof/>
              </w:rPr>
              <w:t>OSBO</w:t>
            </w:r>
            <w:r>
              <w:rPr>
                <w:noProof/>
                <w:webHidden/>
              </w:rPr>
              <w:tab/>
            </w:r>
            <w:r>
              <w:rPr>
                <w:noProof/>
                <w:webHidden/>
              </w:rPr>
              <w:fldChar w:fldCharType="begin"/>
            </w:r>
            <w:r>
              <w:rPr>
                <w:noProof/>
                <w:webHidden/>
              </w:rPr>
              <w:instrText xml:space="preserve"> PAGEREF _Toc465588396 \h </w:instrText>
            </w:r>
          </w:ins>
          <w:r>
            <w:rPr>
              <w:noProof/>
              <w:webHidden/>
            </w:rPr>
          </w:r>
          <w:r>
            <w:rPr>
              <w:noProof/>
              <w:webHidden/>
            </w:rPr>
            <w:fldChar w:fldCharType="separate"/>
          </w:r>
          <w:ins w:id="115" w:author="Meulen van der, Leo L (INT)" w:date="2016-10-30T10:58:00Z">
            <w:r w:rsidR="00A52811">
              <w:rPr>
                <w:noProof/>
                <w:webHidden/>
              </w:rPr>
              <w:t>26</w:t>
            </w:r>
          </w:ins>
          <w:ins w:id="116"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117" w:author="Meulen van der, Leo L (INT)" w:date="2016-10-30T10:57:00Z"/>
              <w:rFonts w:asciiTheme="minorHAnsi" w:eastAsiaTheme="minorEastAsia" w:hAnsiTheme="minorHAnsi" w:cstheme="minorBidi"/>
              <w:noProof/>
            </w:rPr>
          </w:pPr>
          <w:ins w:id="118"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"_Toc465588397"</w:instrText>
            </w:r>
            <w:r w:rsidRPr="006D67E4">
              <w:rPr>
                <w:rStyle w:val="Hyperlink"/>
                <w:noProof/>
              </w:rPr>
              <w:instrText xml:space="preserve"> </w:instrText>
            </w:r>
            <w:r w:rsidRPr="006D67E4">
              <w:rPr>
                <w:rStyle w:val="Hyperlink"/>
                <w:noProof/>
              </w:rPr>
              <w:fldChar w:fldCharType="separate"/>
            </w:r>
            <w:r w:rsidRPr="006D67E4">
              <w:rPr>
                <w:rStyle w:val="Hyperlink"/>
                <w:noProof/>
              </w:rPr>
              <w:t>11.5</w:t>
            </w:r>
            <w:r>
              <w:rPr>
                <w:rFonts w:asciiTheme="minorHAnsi" w:eastAsiaTheme="minorEastAsia" w:hAnsiTheme="minorHAnsi" w:cstheme="minorBidi"/>
                <w:noProof/>
              </w:rPr>
              <w:tab/>
            </w:r>
            <w:r w:rsidRPr="006D67E4">
              <w:rPr>
                <w:rStyle w:val="Hyperlink"/>
                <w:noProof/>
              </w:rPr>
              <w:t>JSON</w:t>
            </w:r>
            <w:r>
              <w:rPr>
                <w:noProof/>
                <w:webHidden/>
              </w:rPr>
              <w:tab/>
            </w:r>
            <w:r>
              <w:rPr>
                <w:noProof/>
                <w:webHidden/>
              </w:rPr>
              <w:fldChar w:fldCharType="begin"/>
            </w:r>
            <w:r>
              <w:rPr>
                <w:noProof/>
                <w:webHidden/>
              </w:rPr>
              <w:instrText xml:space="preserve"> PAGEREF _Toc465588397 \h </w:instrText>
            </w:r>
          </w:ins>
          <w:r>
            <w:rPr>
              <w:noProof/>
              <w:webHidden/>
            </w:rPr>
          </w:r>
          <w:r>
            <w:rPr>
              <w:noProof/>
              <w:webHidden/>
            </w:rPr>
            <w:fldChar w:fldCharType="separate"/>
          </w:r>
          <w:ins w:id="119" w:author="Meulen van der, Leo L (INT)" w:date="2016-10-30T10:58:00Z">
            <w:r w:rsidR="00A52811">
              <w:rPr>
                <w:noProof/>
                <w:webHidden/>
              </w:rPr>
              <w:t>27</w:t>
            </w:r>
          </w:ins>
          <w:ins w:id="120"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121" w:author="Meulen van der, Leo L (INT)" w:date="2016-10-30T10:57:00Z"/>
              <w:rFonts w:asciiTheme="minorHAnsi" w:eastAsiaTheme="minorEastAsia" w:hAnsiTheme="minorHAnsi" w:cstheme="minorBidi"/>
              <w:noProof/>
            </w:rPr>
          </w:pPr>
          <w:ins w:id="122"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"_Toc465588398"</w:instrText>
            </w:r>
            <w:r w:rsidRPr="006D67E4">
              <w:rPr>
                <w:rStyle w:val="Hyperlink"/>
                <w:noProof/>
              </w:rPr>
              <w:instrText xml:space="preserve"> </w:instrText>
            </w:r>
            <w:r w:rsidRPr="006D67E4">
              <w:rPr>
                <w:rStyle w:val="Hyperlink"/>
                <w:noProof/>
              </w:rPr>
              <w:fldChar w:fldCharType="separate"/>
            </w:r>
            <w:r w:rsidRPr="006D67E4">
              <w:rPr>
                <w:rStyle w:val="Hyperlink"/>
                <w:noProof/>
              </w:rPr>
              <w:t>11.6</w:t>
            </w:r>
            <w:r>
              <w:rPr>
                <w:rFonts w:asciiTheme="minorHAnsi" w:eastAsiaTheme="minorEastAsia" w:hAnsiTheme="minorHAnsi" w:cstheme="minorBidi"/>
                <w:noProof/>
              </w:rPr>
              <w:tab/>
            </w:r>
            <w:r w:rsidRPr="006D67E4">
              <w:rPr>
                <w:rStyle w:val="Hyperlink"/>
                <w:noProof/>
              </w:rPr>
              <w:t>Spelers.csv</w:t>
            </w:r>
            <w:r>
              <w:rPr>
                <w:noProof/>
                <w:webHidden/>
              </w:rPr>
              <w:tab/>
            </w:r>
            <w:r>
              <w:rPr>
                <w:noProof/>
                <w:webHidden/>
              </w:rPr>
              <w:fldChar w:fldCharType="begin"/>
            </w:r>
            <w:r>
              <w:rPr>
                <w:noProof/>
                <w:webHidden/>
              </w:rPr>
              <w:instrText xml:space="preserve"> PAGEREF _Toc465588398 \h </w:instrText>
            </w:r>
          </w:ins>
          <w:r>
            <w:rPr>
              <w:noProof/>
              <w:webHidden/>
            </w:rPr>
          </w:r>
          <w:r>
            <w:rPr>
              <w:noProof/>
              <w:webHidden/>
            </w:rPr>
            <w:fldChar w:fldCharType="separate"/>
          </w:r>
          <w:ins w:id="123" w:author="Meulen van der, Leo L (INT)" w:date="2016-10-30T10:58:00Z">
            <w:r w:rsidR="00A52811">
              <w:rPr>
                <w:noProof/>
                <w:webHidden/>
              </w:rPr>
              <w:t>27</w:t>
            </w:r>
          </w:ins>
          <w:ins w:id="124" w:author="Meulen van der, Leo L (INT)" w:date="2016-10-30T10:57:00Z">
            <w:r>
              <w:rPr>
                <w:noProof/>
                <w:webHidden/>
              </w:rPr>
              <w:fldChar w:fldCharType="end"/>
            </w:r>
            <w:r w:rsidRPr="006D67E4">
              <w:rPr>
                <w:rStyle w:val="Hyperlink"/>
                <w:noProof/>
              </w:rPr>
              <w:fldChar w:fldCharType="end"/>
            </w:r>
          </w:ins>
        </w:p>
        <w:p w:rsidR="00F36089" w:rsidDel="00DE7AC4" w:rsidRDefault="00F36089">
          <w:pPr>
            <w:pStyle w:val="Inhopg1"/>
            <w:rPr>
              <w:del w:id="125" w:author="Meulen van der, Leo L (INT)" w:date="2016-10-30T10:20:00Z"/>
              <w:rFonts w:asciiTheme="minorHAnsi" w:eastAsiaTheme="minorEastAsia" w:hAnsiTheme="minorHAnsi" w:cstheme="minorBidi"/>
              <w:noProof/>
            </w:rPr>
          </w:pPr>
          <w:del w:id="126" w:author="Meulen van der, Leo L (INT)" w:date="2016-10-30T10:20:00Z">
            <w:r w:rsidRPr="00DE7AC4" w:rsidDel="00DE7AC4">
              <w:rPr>
                <w:rPrChange w:id="127" w:author="Meulen van der, Leo L (INT)" w:date="2016-10-30T10:20:00Z">
                  <w:rPr>
                    <w:rStyle w:val="Hyperlink"/>
                    <w:noProof/>
                  </w:rPr>
                </w:rPrChange>
              </w:rPr>
              <w:delText>1</w:delText>
            </w:r>
            <w:r w:rsidDel="00DE7AC4">
              <w:rPr>
                <w:rFonts w:asciiTheme="minorHAnsi" w:eastAsiaTheme="minorEastAsia" w:hAnsiTheme="minorHAnsi" w:cstheme="minorBidi"/>
                <w:noProof/>
              </w:rPr>
              <w:tab/>
            </w:r>
            <w:r w:rsidRPr="00DE7AC4" w:rsidDel="00DE7AC4">
              <w:rPr>
                <w:rPrChange w:id="128" w:author="Meulen van der, Leo L (INT)" w:date="2016-10-30T10:20:00Z">
                  <w:rPr>
                    <w:rStyle w:val="Hyperlink"/>
                    <w:noProof/>
                  </w:rPr>
                </w:rPrChange>
              </w:rPr>
              <w:delText>Inhoud</w:delText>
            </w:r>
            <w:r w:rsidDel="00DE7AC4">
              <w:rPr>
                <w:noProof/>
                <w:webHidden/>
              </w:rPr>
              <w:tab/>
            </w:r>
            <w:r w:rsidR="000B7B10" w:rsidDel="00DE7AC4">
              <w:rPr>
                <w:noProof/>
                <w:webHidden/>
              </w:rPr>
              <w:delText>1</w:delText>
            </w:r>
          </w:del>
        </w:p>
        <w:p w:rsidR="00F36089" w:rsidDel="00DE7AC4" w:rsidRDefault="00F36089">
          <w:pPr>
            <w:pStyle w:val="Inhopg1"/>
            <w:rPr>
              <w:del w:id="129" w:author="Meulen van der, Leo L (INT)" w:date="2016-10-30T10:20:00Z"/>
              <w:rFonts w:asciiTheme="minorHAnsi" w:eastAsiaTheme="minorEastAsia" w:hAnsiTheme="minorHAnsi" w:cstheme="minorBidi"/>
              <w:noProof/>
            </w:rPr>
          </w:pPr>
          <w:del w:id="130" w:author="Meulen van der, Leo L (INT)" w:date="2016-10-30T10:20:00Z">
            <w:r w:rsidRPr="00DE7AC4" w:rsidDel="00DE7AC4">
              <w:rPr>
                <w:rPrChange w:id="131" w:author="Meulen van der, Leo L (INT)" w:date="2016-10-30T10:20:00Z">
                  <w:rPr>
                    <w:rStyle w:val="Hyperlink"/>
                    <w:noProof/>
                  </w:rPr>
                </w:rPrChange>
              </w:rPr>
              <w:delText>2</w:delText>
            </w:r>
            <w:r w:rsidDel="00DE7AC4">
              <w:rPr>
                <w:rFonts w:asciiTheme="minorHAnsi" w:eastAsiaTheme="minorEastAsia" w:hAnsiTheme="minorHAnsi" w:cstheme="minorBidi"/>
                <w:noProof/>
              </w:rPr>
              <w:tab/>
            </w:r>
            <w:r w:rsidRPr="00DE7AC4" w:rsidDel="00DE7AC4">
              <w:rPr>
                <w:rPrChange w:id="132" w:author="Meulen van der, Leo L (INT)" w:date="2016-10-30T10:20:00Z">
                  <w:rPr>
                    <w:rStyle w:val="Hyperlink"/>
                    <w:noProof/>
                  </w:rPr>
                </w:rPrChange>
              </w:rPr>
              <w:delText>Introductie</w:delText>
            </w:r>
            <w:r w:rsidDel="00DE7AC4">
              <w:rPr>
                <w:noProof/>
                <w:webHidden/>
              </w:rPr>
              <w:tab/>
            </w:r>
            <w:r w:rsidR="000B7B10" w:rsidDel="00DE7AC4">
              <w:rPr>
                <w:noProof/>
                <w:webHidden/>
              </w:rPr>
              <w:delText>3</w:delText>
            </w:r>
          </w:del>
        </w:p>
        <w:p w:rsidR="00F36089" w:rsidDel="00DE7AC4" w:rsidRDefault="00F36089">
          <w:pPr>
            <w:pStyle w:val="Inhopg1"/>
            <w:rPr>
              <w:del w:id="133" w:author="Meulen van der, Leo L (INT)" w:date="2016-10-30T10:20:00Z"/>
              <w:rFonts w:asciiTheme="minorHAnsi" w:eastAsiaTheme="minorEastAsia" w:hAnsiTheme="minorHAnsi" w:cstheme="minorBidi"/>
              <w:noProof/>
            </w:rPr>
          </w:pPr>
          <w:del w:id="134" w:author="Meulen van der, Leo L (INT)" w:date="2016-10-30T10:20:00Z">
            <w:r w:rsidRPr="00DE7AC4" w:rsidDel="00DE7AC4">
              <w:rPr>
                <w:rPrChange w:id="135" w:author="Meulen van der, Leo L (INT)" w:date="2016-10-30T10:20:00Z">
                  <w:rPr>
                    <w:rStyle w:val="Hyperlink"/>
                    <w:noProof/>
                  </w:rPr>
                </w:rPrChange>
              </w:rPr>
              <w:delText>3</w:delText>
            </w:r>
            <w:r w:rsidDel="00DE7AC4">
              <w:rPr>
                <w:rFonts w:asciiTheme="minorHAnsi" w:eastAsiaTheme="minorEastAsia" w:hAnsiTheme="minorHAnsi" w:cstheme="minorBidi"/>
                <w:noProof/>
              </w:rPr>
              <w:tab/>
            </w:r>
            <w:r w:rsidRPr="00DE7AC4" w:rsidDel="00DE7AC4">
              <w:rPr>
                <w:rPrChange w:id="136" w:author="Meulen van der, Leo L (INT)" w:date="2016-10-30T10:20:00Z">
                  <w:rPr>
                    <w:rStyle w:val="Hyperlink"/>
                    <w:noProof/>
                  </w:rPr>
                </w:rPrChange>
              </w:rPr>
              <w:delText>Quick Start</w:delText>
            </w:r>
            <w:r w:rsidDel="00DE7AC4">
              <w:rPr>
                <w:noProof/>
                <w:webHidden/>
              </w:rPr>
              <w:tab/>
            </w:r>
            <w:r w:rsidR="000B7B10" w:rsidDel="00DE7AC4">
              <w:rPr>
                <w:noProof/>
                <w:webHidden/>
              </w:rPr>
              <w:delText>4</w:delText>
            </w:r>
          </w:del>
        </w:p>
        <w:p w:rsidR="00F36089" w:rsidDel="00DE7AC4" w:rsidRDefault="00F36089">
          <w:pPr>
            <w:pStyle w:val="Inhopg2"/>
            <w:tabs>
              <w:tab w:val="left" w:pos="880"/>
              <w:tab w:val="right" w:leader="dot" w:pos="8211"/>
            </w:tabs>
            <w:rPr>
              <w:del w:id="137" w:author="Meulen van der, Leo L (INT)" w:date="2016-10-30T10:20:00Z"/>
              <w:rFonts w:asciiTheme="minorHAnsi" w:eastAsiaTheme="minorEastAsia" w:hAnsiTheme="minorHAnsi" w:cstheme="minorBidi"/>
              <w:noProof/>
            </w:rPr>
          </w:pPr>
          <w:del w:id="138" w:author="Meulen van der, Leo L (INT)" w:date="2016-10-30T10:20:00Z">
            <w:r w:rsidRPr="00DE7AC4" w:rsidDel="00DE7AC4">
              <w:rPr>
                <w:rPrChange w:id="139" w:author="Meulen van der, Leo L (INT)" w:date="2016-10-30T10:20:00Z">
                  <w:rPr>
                    <w:rStyle w:val="Hyperlink"/>
                    <w:noProof/>
                  </w:rPr>
                </w:rPrChange>
              </w:rPr>
              <w:delText>3.1</w:delText>
            </w:r>
            <w:r w:rsidDel="00DE7AC4">
              <w:rPr>
                <w:rFonts w:asciiTheme="minorHAnsi" w:eastAsiaTheme="minorEastAsia" w:hAnsiTheme="minorHAnsi" w:cstheme="minorBidi"/>
                <w:noProof/>
              </w:rPr>
              <w:tab/>
            </w:r>
            <w:r w:rsidRPr="00DE7AC4" w:rsidDel="00DE7AC4">
              <w:rPr>
                <w:rPrChange w:id="140" w:author="Meulen van der, Leo L (INT)" w:date="2016-10-30T10:20:00Z">
                  <w:rPr>
                    <w:rStyle w:val="Hyperlink"/>
                    <w:noProof/>
                  </w:rPr>
                </w:rPrChange>
              </w:rPr>
              <w:delText>Aan- en afwezig melden van spelers</w:delText>
            </w:r>
            <w:r w:rsidDel="00DE7AC4">
              <w:rPr>
                <w:noProof/>
                <w:webHidden/>
              </w:rPr>
              <w:tab/>
            </w:r>
            <w:r w:rsidR="000B7B10" w:rsidDel="00DE7AC4">
              <w:rPr>
                <w:noProof/>
                <w:webHidden/>
              </w:rPr>
              <w:delText>4</w:delText>
            </w:r>
          </w:del>
        </w:p>
        <w:p w:rsidR="00F36089" w:rsidDel="00DE7AC4" w:rsidRDefault="00F36089">
          <w:pPr>
            <w:pStyle w:val="Inhopg2"/>
            <w:tabs>
              <w:tab w:val="left" w:pos="880"/>
              <w:tab w:val="right" w:leader="dot" w:pos="8211"/>
            </w:tabs>
            <w:rPr>
              <w:del w:id="141" w:author="Meulen van der, Leo L (INT)" w:date="2016-10-30T10:20:00Z"/>
              <w:rFonts w:asciiTheme="minorHAnsi" w:eastAsiaTheme="minorEastAsia" w:hAnsiTheme="minorHAnsi" w:cstheme="minorBidi"/>
              <w:noProof/>
            </w:rPr>
          </w:pPr>
          <w:del w:id="142" w:author="Meulen van der, Leo L (INT)" w:date="2016-10-30T10:20:00Z">
            <w:r w:rsidRPr="00DE7AC4" w:rsidDel="00DE7AC4">
              <w:rPr>
                <w:rPrChange w:id="143" w:author="Meulen van der, Leo L (INT)" w:date="2016-10-30T10:20:00Z">
                  <w:rPr>
                    <w:rStyle w:val="Hyperlink"/>
                    <w:noProof/>
                  </w:rPr>
                </w:rPrChange>
              </w:rPr>
              <w:delText>3.2</w:delText>
            </w:r>
            <w:r w:rsidDel="00DE7AC4">
              <w:rPr>
                <w:rFonts w:asciiTheme="minorHAnsi" w:eastAsiaTheme="minorEastAsia" w:hAnsiTheme="minorHAnsi" w:cstheme="minorBidi"/>
                <w:noProof/>
              </w:rPr>
              <w:tab/>
            </w:r>
            <w:r w:rsidRPr="00DE7AC4" w:rsidDel="00DE7AC4">
              <w:rPr>
                <w:rPrChange w:id="144" w:author="Meulen van der, Leo L (INT)" w:date="2016-10-30T10:20:00Z">
                  <w:rPr>
                    <w:rStyle w:val="Hyperlink"/>
                    <w:noProof/>
                  </w:rPr>
                </w:rPrChange>
              </w:rPr>
              <w:delText>Aanwezige spelers indelen in wedstrijden</w:delText>
            </w:r>
            <w:r w:rsidDel="00DE7AC4">
              <w:rPr>
                <w:noProof/>
                <w:webHidden/>
              </w:rPr>
              <w:tab/>
            </w:r>
            <w:r w:rsidR="000B7B10" w:rsidDel="00DE7AC4">
              <w:rPr>
                <w:noProof/>
                <w:webHidden/>
              </w:rPr>
              <w:delText>5</w:delText>
            </w:r>
          </w:del>
        </w:p>
        <w:p w:rsidR="00F36089" w:rsidDel="00DE7AC4" w:rsidRDefault="00F36089">
          <w:pPr>
            <w:pStyle w:val="Inhopg2"/>
            <w:tabs>
              <w:tab w:val="left" w:pos="880"/>
              <w:tab w:val="right" w:leader="dot" w:pos="8211"/>
            </w:tabs>
            <w:rPr>
              <w:del w:id="145" w:author="Meulen van der, Leo L (INT)" w:date="2016-10-30T10:20:00Z"/>
              <w:rFonts w:asciiTheme="minorHAnsi" w:eastAsiaTheme="minorEastAsia" w:hAnsiTheme="minorHAnsi" w:cstheme="minorBidi"/>
              <w:noProof/>
            </w:rPr>
          </w:pPr>
          <w:del w:id="146" w:author="Meulen van der, Leo L (INT)" w:date="2016-10-30T10:20:00Z">
            <w:r w:rsidRPr="00DE7AC4" w:rsidDel="00DE7AC4">
              <w:rPr>
                <w:rPrChange w:id="147" w:author="Meulen van der, Leo L (INT)" w:date="2016-10-30T10:20:00Z">
                  <w:rPr>
                    <w:rStyle w:val="Hyperlink"/>
                    <w:noProof/>
                  </w:rPr>
                </w:rPrChange>
              </w:rPr>
              <w:delText>3.3</w:delText>
            </w:r>
            <w:r w:rsidDel="00DE7AC4">
              <w:rPr>
                <w:rFonts w:asciiTheme="minorHAnsi" w:eastAsiaTheme="minorEastAsia" w:hAnsiTheme="minorHAnsi" w:cstheme="minorBidi"/>
                <w:noProof/>
              </w:rPr>
              <w:tab/>
            </w:r>
            <w:r w:rsidRPr="00DE7AC4" w:rsidDel="00DE7AC4">
              <w:rPr>
                <w:rPrChange w:id="148" w:author="Meulen van der, Leo L (INT)" w:date="2016-10-30T10:20:00Z">
                  <w:rPr>
                    <w:rStyle w:val="Hyperlink"/>
                    <w:noProof/>
                  </w:rPr>
                </w:rPrChange>
              </w:rPr>
              <w:delText>Speelschema exporteren</w:delText>
            </w:r>
            <w:r w:rsidDel="00DE7AC4">
              <w:rPr>
                <w:noProof/>
                <w:webHidden/>
              </w:rPr>
              <w:tab/>
            </w:r>
            <w:r w:rsidR="000B7B10" w:rsidDel="00DE7AC4">
              <w:rPr>
                <w:noProof/>
                <w:webHidden/>
              </w:rPr>
              <w:delText>5</w:delText>
            </w:r>
          </w:del>
        </w:p>
        <w:p w:rsidR="00F36089" w:rsidDel="00DE7AC4" w:rsidRDefault="00F36089">
          <w:pPr>
            <w:pStyle w:val="Inhopg2"/>
            <w:tabs>
              <w:tab w:val="left" w:pos="880"/>
              <w:tab w:val="right" w:leader="dot" w:pos="8211"/>
            </w:tabs>
            <w:rPr>
              <w:del w:id="149" w:author="Meulen van der, Leo L (INT)" w:date="2016-10-30T10:20:00Z"/>
              <w:rFonts w:asciiTheme="minorHAnsi" w:eastAsiaTheme="minorEastAsia" w:hAnsiTheme="minorHAnsi" w:cstheme="minorBidi"/>
              <w:noProof/>
            </w:rPr>
          </w:pPr>
          <w:del w:id="150" w:author="Meulen van der, Leo L (INT)" w:date="2016-10-30T10:20:00Z">
            <w:r w:rsidRPr="00DE7AC4" w:rsidDel="00DE7AC4">
              <w:rPr>
                <w:rPrChange w:id="151" w:author="Meulen van der, Leo L (INT)" w:date="2016-10-30T10:20:00Z">
                  <w:rPr>
                    <w:rStyle w:val="Hyperlink"/>
                    <w:noProof/>
                  </w:rPr>
                </w:rPrChange>
              </w:rPr>
              <w:delText>3.4</w:delText>
            </w:r>
            <w:r w:rsidDel="00DE7AC4">
              <w:rPr>
                <w:rFonts w:asciiTheme="minorHAnsi" w:eastAsiaTheme="minorEastAsia" w:hAnsiTheme="minorHAnsi" w:cstheme="minorBidi"/>
                <w:noProof/>
              </w:rPr>
              <w:tab/>
            </w:r>
            <w:r w:rsidRPr="00DE7AC4" w:rsidDel="00DE7AC4">
              <w:rPr>
                <w:rPrChange w:id="152" w:author="Meulen van der, Leo L (INT)" w:date="2016-10-30T10:20:00Z">
                  <w:rPr>
                    <w:rStyle w:val="Hyperlink"/>
                    <w:noProof/>
                  </w:rPr>
                </w:rPrChange>
              </w:rPr>
              <w:delText>Wedstrijdresultaten invoeren</w:delText>
            </w:r>
            <w:r w:rsidDel="00DE7AC4">
              <w:rPr>
                <w:noProof/>
                <w:webHidden/>
              </w:rPr>
              <w:tab/>
            </w:r>
            <w:r w:rsidR="000B7B10" w:rsidDel="00DE7AC4">
              <w:rPr>
                <w:noProof/>
                <w:webHidden/>
              </w:rPr>
              <w:delText>6</w:delText>
            </w:r>
          </w:del>
        </w:p>
        <w:p w:rsidR="00F36089" w:rsidDel="00DE7AC4" w:rsidRDefault="00F36089">
          <w:pPr>
            <w:pStyle w:val="Inhopg2"/>
            <w:tabs>
              <w:tab w:val="left" w:pos="880"/>
              <w:tab w:val="right" w:leader="dot" w:pos="8211"/>
            </w:tabs>
            <w:rPr>
              <w:del w:id="153" w:author="Meulen van der, Leo L (INT)" w:date="2016-10-30T10:20:00Z"/>
              <w:rFonts w:asciiTheme="minorHAnsi" w:eastAsiaTheme="minorEastAsia" w:hAnsiTheme="minorHAnsi" w:cstheme="minorBidi"/>
              <w:noProof/>
            </w:rPr>
          </w:pPr>
          <w:del w:id="154" w:author="Meulen van der, Leo L (INT)" w:date="2016-10-30T10:20:00Z">
            <w:r w:rsidRPr="00DE7AC4" w:rsidDel="00DE7AC4">
              <w:rPr>
                <w:rPrChange w:id="155" w:author="Meulen van der, Leo L (INT)" w:date="2016-10-30T10:20:00Z">
                  <w:rPr>
                    <w:rStyle w:val="Hyperlink"/>
                    <w:noProof/>
                  </w:rPr>
                </w:rPrChange>
              </w:rPr>
              <w:delText>3.5</w:delText>
            </w:r>
            <w:r w:rsidDel="00DE7AC4">
              <w:rPr>
                <w:rFonts w:asciiTheme="minorHAnsi" w:eastAsiaTheme="minorEastAsia" w:hAnsiTheme="minorHAnsi" w:cstheme="minorBidi"/>
                <w:noProof/>
              </w:rPr>
              <w:tab/>
            </w:r>
            <w:r w:rsidRPr="00DE7AC4" w:rsidDel="00DE7AC4">
              <w:rPr>
                <w:rPrChange w:id="156" w:author="Meulen van der, Leo L (INT)" w:date="2016-10-30T10:20:00Z">
                  <w:rPr>
                    <w:rStyle w:val="Hyperlink"/>
                    <w:noProof/>
                  </w:rPr>
                </w:rPrChange>
              </w:rPr>
              <w:delText>Resultaten verwerken tot nieuwe stand</w:delText>
            </w:r>
            <w:r w:rsidDel="00DE7AC4">
              <w:rPr>
                <w:noProof/>
                <w:webHidden/>
              </w:rPr>
              <w:tab/>
            </w:r>
            <w:r w:rsidR="000B7B10" w:rsidDel="00DE7AC4">
              <w:rPr>
                <w:noProof/>
                <w:webHidden/>
              </w:rPr>
              <w:delText>6</w:delText>
            </w:r>
          </w:del>
        </w:p>
        <w:p w:rsidR="00F36089" w:rsidDel="00DE7AC4" w:rsidRDefault="00F36089">
          <w:pPr>
            <w:pStyle w:val="Inhopg2"/>
            <w:tabs>
              <w:tab w:val="left" w:pos="880"/>
              <w:tab w:val="right" w:leader="dot" w:pos="8211"/>
            </w:tabs>
            <w:rPr>
              <w:del w:id="157" w:author="Meulen van der, Leo L (INT)" w:date="2016-10-30T10:20:00Z"/>
              <w:rFonts w:asciiTheme="minorHAnsi" w:eastAsiaTheme="minorEastAsia" w:hAnsiTheme="minorHAnsi" w:cstheme="minorBidi"/>
              <w:noProof/>
            </w:rPr>
          </w:pPr>
          <w:del w:id="158" w:author="Meulen van der, Leo L (INT)" w:date="2016-10-30T10:20:00Z">
            <w:r w:rsidRPr="00DE7AC4" w:rsidDel="00DE7AC4">
              <w:rPr>
                <w:rPrChange w:id="159" w:author="Meulen van der, Leo L (INT)" w:date="2016-10-30T10:20:00Z">
                  <w:rPr>
                    <w:rStyle w:val="Hyperlink"/>
                    <w:noProof/>
                  </w:rPr>
                </w:rPrChange>
              </w:rPr>
              <w:delText>3.6</w:delText>
            </w:r>
            <w:r w:rsidDel="00DE7AC4">
              <w:rPr>
                <w:rFonts w:asciiTheme="minorHAnsi" w:eastAsiaTheme="minorEastAsia" w:hAnsiTheme="minorHAnsi" w:cstheme="minorBidi"/>
                <w:noProof/>
              </w:rPr>
              <w:tab/>
            </w:r>
            <w:r w:rsidRPr="00DE7AC4" w:rsidDel="00DE7AC4">
              <w:rPr>
                <w:rPrChange w:id="160" w:author="Meulen van der, Leo L (INT)" w:date="2016-10-30T10:20:00Z">
                  <w:rPr>
                    <w:rStyle w:val="Hyperlink"/>
                    <w:noProof/>
                  </w:rPr>
                </w:rPrChange>
              </w:rPr>
              <w:delText>Hoofdscherm</w:delText>
            </w:r>
            <w:r w:rsidDel="00DE7AC4">
              <w:rPr>
                <w:noProof/>
                <w:webHidden/>
              </w:rPr>
              <w:tab/>
            </w:r>
            <w:r w:rsidR="000B7B10" w:rsidDel="00DE7AC4">
              <w:rPr>
                <w:noProof/>
                <w:webHidden/>
              </w:rPr>
              <w:delText>7</w:delText>
            </w:r>
          </w:del>
        </w:p>
        <w:p w:rsidR="00F36089" w:rsidDel="00DE7AC4" w:rsidRDefault="00F36089">
          <w:pPr>
            <w:pStyle w:val="Inhopg2"/>
            <w:tabs>
              <w:tab w:val="left" w:pos="880"/>
              <w:tab w:val="right" w:leader="dot" w:pos="8211"/>
            </w:tabs>
            <w:rPr>
              <w:del w:id="161" w:author="Meulen van der, Leo L (INT)" w:date="2016-10-30T10:20:00Z"/>
              <w:rFonts w:asciiTheme="minorHAnsi" w:eastAsiaTheme="minorEastAsia" w:hAnsiTheme="minorHAnsi" w:cstheme="minorBidi"/>
              <w:noProof/>
            </w:rPr>
          </w:pPr>
          <w:del w:id="162" w:author="Meulen van der, Leo L (INT)" w:date="2016-10-30T10:20:00Z">
            <w:r w:rsidRPr="00DE7AC4" w:rsidDel="00DE7AC4">
              <w:rPr>
                <w:rPrChange w:id="163" w:author="Meulen van der, Leo L (INT)" w:date="2016-10-30T10:20:00Z">
                  <w:rPr>
                    <w:rStyle w:val="Hyperlink"/>
                    <w:noProof/>
                  </w:rPr>
                </w:rPrChange>
              </w:rPr>
              <w:delText>3.7</w:delText>
            </w:r>
            <w:r w:rsidDel="00DE7AC4">
              <w:rPr>
                <w:rFonts w:asciiTheme="minorHAnsi" w:eastAsiaTheme="minorEastAsia" w:hAnsiTheme="minorHAnsi" w:cstheme="minorBidi"/>
                <w:noProof/>
              </w:rPr>
              <w:tab/>
            </w:r>
            <w:r w:rsidRPr="00DE7AC4" w:rsidDel="00DE7AC4">
              <w:rPr>
                <w:rPrChange w:id="164" w:author="Meulen van der, Leo L (INT)" w:date="2016-10-30T10:20:00Z">
                  <w:rPr>
                    <w:rStyle w:val="Hyperlink"/>
                    <w:noProof/>
                  </w:rPr>
                </w:rPrChange>
              </w:rPr>
              <w:delText>Knoppenbalk</w:delText>
            </w:r>
            <w:r w:rsidDel="00DE7AC4">
              <w:rPr>
                <w:noProof/>
                <w:webHidden/>
              </w:rPr>
              <w:tab/>
            </w:r>
            <w:r w:rsidR="000B7B10" w:rsidDel="00DE7AC4">
              <w:rPr>
                <w:noProof/>
                <w:webHidden/>
              </w:rPr>
              <w:delText>7</w:delText>
            </w:r>
          </w:del>
        </w:p>
        <w:p w:rsidR="00F36089" w:rsidDel="00DE7AC4" w:rsidRDefault="00F36089">
          <w:pPr>
            <w:pStyle w:val="Inhopg2"/>
            <w:tabs>
              <w:tab w:val="left" w:pos="880"/>
              <w:tab w:val="right" w:leader="dot" w:pos="8211"/>
            </w:tabs>
            <w:rPr>
              <w:del w:id="165" w:author="Meulen van der, Leo L (INT)" w:date="2016-10-30T10:20:00Z"/>
              <w:rFonts w:asciiTheme="minorHAnsi" w:eastAsiaTheme="minorEastAsia" w:hAnsiTheme="minorHAnsi" w:cstheme="minorBidi"/>
              <w:noProof/>
            </w:rPr>
          </w:pPr>
          <w:del w:id="166" w:author="Meulen van der, Leo L (INT)" w:date="2016-10-30T10:20:00Z">
            <w:r w:rsidRPr="00DE7AC4" w:rsidDel="00DE7AC4">
              <w:rPr>
                <w:rPrChange w:id="167" w:author="Meulen van der, Leo L (INT)" w:date="2016-10-30T10:20:00Z">
                  <w:rPr>
                    <w:rStyle w:val="Hyperlink"/>
                    <w:noProof/>
                  </w:rPr>
                </w:rPrChange>
              </w:rPr>
              <w:delText>3.8</w:delText>
            </w:r>
            <w:r w:rsidDel="00DE7AC4">
              <w:rPr>
                <w:rFonts w:asciiTheme="minorHAnsi" w:eastAsiaTheme="minorEastAsia" w:hAnsiTheme="minorHAnsi" w:cstheme="minorBidi"/>
                <w:noProof/>
              </w:rPr>
              <w:tab/>
            </w:r>
            <w:r w:rsidRPr="00DE7AC4" w:rsidDel="00DE7AC4">
              <w:rPr>
                <w:rPrChange w:id="168" w:author="Meulen van der, Leo L (INT)" w:date="2016-10-30T10:20:00Z">
                  <w:rPr>
                    <w:rStyle w:val="Hyperlink"/>
                    <w:noProof/>
                  </w:rPr>
                </w:rPrChange>
              </w:rPr>
              <w:delText>De knoppenbalk geeft toegang tot de volgende functies:</w:delText>
            </w:r>
            <w:r w:rsidDel="00DE7AC4">
              <w:rPr>
                <w:noProof/>
                <w:webHidden/>
              </w:rPr>
              <w:tab/>
            </w:r>
            <w:r w:rsidR="000B7B10" w:rsidDel="00DE7AC4">
              <w:rPr>
                <w:noProof/>
                <w:webHidden/>
              </w:rPr>
              <w:delText>7</w:delText>
            </w:r>
          </w:del>
        </w:p>
        <w:p w:rsidR="00F36089" w:rsidDel="00DE7AC4" w:rsidRDefault="00F36089">
          <w:pPr>
            <w:pStyle w:val="Inhopg2"/>
            <w:tabs>
              <w:tab w:val="left" w:pos="880"/>
              <w:tab w:val="right" w:leader="dot" w:pos="8211"/>
            </w:tabs>
            <w:rPr>
              <w:del w:id="169" w:author="Meulen van der, Leo L (INT)" w:date="2016-10-30T10:20:00Z"/>
              <w:rFonts w:asciiTheme="minorHAnsi" w:eastAsiaTheme="minorEastAsia" w:hAnsiTheme="minorHAnsi" w:cstheme="minorBidi"/>
              <w:noProof/>
            </w:rPr>
          </w:pPr>
          <w:del w:id="170" w:author="Meulen van der, Leo L (INT)" w:date="2016-10-30T10:20:00Z">
            <w:r w:rsidRPr="00DE7AC4" w:rsidDel="00DE7AC4">
              <w:rPr>
                <w:rPrChange w:id="171" w:author="Meulen van der, Leo L (INT)" w:date="2016-10-30T10:20:00Z">
                  <w:rPr>
                    <w:rStyle w:val="Hyperlink"/>
                    <w:noProof/>
                  </w:rPr>
                </w:rPrChange>
              </w:rPr>
              <w:delText>3.9</w:delText>
            </w:r>
            <w:r w:rsidDel="00DE7AC4">
              <w:rPr>
                <w:rFonts w:asciiTheme="minorHAnsi" w:eastAsiaTheme="minorEastAsia" w:hAnsiTheme="minorHAnsi" w:cstheme="minorBidi"/>
                <w:noProof/>
              </w:rPr>
              <w:tab/>
            </w:r>
            <w:r w:rsidRPr="00DE7AC4" w:rsidDel="00DE7AC4">
              <w:rPr>
                <w:rPrChange w:id="172" w:author="Meulen van der, Leo L (INT)" w:date="2016-10-30T10:20:00Z">
                  <w:rPr>
                    <w:rStyle w:val="Hyperlink"/>
                    <w:noProof/>
                  </w:rPr>
                </w:rPrChange>
              </w:rPr>
              <w:delText>Menu</w:delText>
            </w:r>
            <w:r w:rsidDel="00DE7AC4">
              <w:rPr>
                <w:noProof/>
                <w:webHidden/>
              </w:rPr>
              <w:tab/>
            </w:r>
            <w:r w:rsidR="000B7B10" w:rsidDel="00DE7AC4">
              <w:rPr>
                <w:noProof/>
                <w:webHidden/>
              </w:rPr>
              <w:delText>8</w:delText>
            </w:r>
          </w:del>
        </w:p>
        <w:p w:rsidR="00F36089" w:rsidDel="00DE7AC4" w:rsidRDefault="00F36089">
          <w:pPr>
            <w:pStyle w:val="Inhopg1"/>
            <w:rPr>
              <w:del w:id="173" w:author="Meulen van der, Leo L (INT)" w:date="2016-10-30T10:20:00Z"/>
              <w:rFonts w:asciiTheme="minorHAnsi" w:eastAsiaTheme="minorEastAsia" w:hAnsiTheme="minorHAnsi" w:cstheme="minorBidi"/>
              <w:noProof/>
            </w:rPr>
          </w:pPr>
          <w:del w:id="174" w:author="Meulen van der, Leo L (INT)" w:date="2016-10-30T10:20:00Z">
            <w:r w:rsidRPr="00DE7AC4" w:rsidDel="00DE7AC4">
              <w:rPr>
                <w:rPrChange w:id="175" w:author="Meulen van der, Leo L (INT)" w:date="2016-10-30T10:20:00Z">
                  <w:rPr>
                    <w:rStyle w:val="Hyperlink"/>
                    <w:noProof/>
                  </w:rPr>
                </w:rPrChange>
              </w:rPr>
              <w:delText>4</w:delText>
            </w:r>
            <w:r w:rsidDel="00DE7AC4">
              <w:rPr>
                <w:rFonts w:asciiTheme="minorHAnsi" w:eastAsiaTheme="minorEastAsia" w:hAnsiTheme="minorHAnsi" w:cstheme="minorBidi"/>
                <w:noProof/>
              </w:rPr>
              <w:tab/>
            </w:r>
            <w:r w:rsidRPr="00DE7AC4" w:rsidDel="00DE7AC4">
              <w:rPr>
                <w:rPrChange w:id="176" w:author="Meulen van der, Leo L (INT)" w:date="2016-10-30T10:20:00Z">
                  <w:rPr>
                    <w:rStyle w:val="Hyperlink"/>
                    <w:noProof/>
                  </w:rPr>
                </w:rPrChange>
              </w:rPr>
              <w:delText>Beheer van spelers</w:delText>
            </w:r>
            <w:r w:rsidDel="00DE7AC4">
              <w:rPr>
                <w:noProof/>
                <w:webHidden/>
              </w:rPr>
              <w:tab/>
            </w:r>
            <w:r w:rsidR="000B7B10" w:rsidDel="00DE7AC4">
              <w:rPr>
                <w:noProof/>
                <w:webHidden/>
              </w:rPr>
              <w:delText>10</w:delText>
            </w:r>
          </w:del>
        </w:p>
        <w:p w:rsidR="00F36089" w:rsidDel="00DE7AC4" w:rsidRDefault="00F36089">
          <w:pPr>
            <w:pStyle w:val="Inhopg1"/>
            <w:rPr>
              <w:del w:id="177" w:author="Meulen van der, Leo L (INT)" w:date="2016-10-30T10:20:00Z"/>
              <w:rFonts w:asciiTheme="minorHAnsi" w:eastAsiaTheme="minorEastAsia" w:hAnsiTheme="minorHAnsi" w:cstheme="minorBidi"/>
              <w:noProof/>
            </w:rPr>
          </w:pPr>
          <w:del w:id="178" w:author="Meulen van der, Leo L (INT)" w:date="2016-10-30T10:20:00Z">
            <w:r w:rsidRPr="00DE7AC4" w:rsidDel="00DE7AC4">
              <w:rPr>
                <w:rPrChange w:id="179" w:author="Meulen van der, Leo L (INT)" w:date="2016-10-30T10:20:00Z">
                  <w:rPr>
                    <w:rStyle w:val="Hyperlink"/>
                    <w:noProof/>
                  </w:rPr>
                </w:rPrChange>
              </w:rPr>
              <w:delText>5</w:delText>
            </w:r>
            <w:r w:rsidDel="00DE7AC4">
              <w:rPr>
                <w:rFonts w:asciiTheme="minorHAnsi" w:eastAsiaTheme="minorEastAsia" w:hAnsiTheme="minorHAnsi" w:cstheme="minorBidi"/>
                <w:noProof/>
              </w:rPr>
              <w:tab/>
            </w:r>
            <w:r w:rsidRPr="00DE7AC4" w:rsidDel="00DE7AC4">
              <w:rPr>
                <w:rPrChange w:id="180" w:author="Meulen van der, Leo L (INT)" w:date="2016-10-30T10:20:00Z">
                  <w:rPr>
                    <w:rStyle w:val="Hyperlink"/>
                    <w:noProof/>
                  </w:rPr>
                </w:rPrChange>
              </w:rPr>
              <w:delText>Wedstrijdgroepen</w:delText>
            </w:r>
            <w:r w:rsidDel="00DE7AC4">
              <w:rPr>
                <w:noProof/>
                <w:webHidden/>
              </w:rPr>
              <w:tab/>
            </w:r>
            <w:r w:rsidR="000B7B10" w:rsidDel="00DE7AC4">
              <w:rPr>
                <w:noProof/>
                <w:webHidden/>
              </w:rPr>
              <w:delText>12</w:delText>
            </w:r>
          </w:del>
        </w:p>
        <w:p w:rsidR="00F36089" w:rsidDel="00DE7AC4" w:rsidRDefault="00F36089">
          <w:pPr>
            <w:pStyle w:val="Inhopg1"/>
            <w:rPr>
              <w:del w:id="181" w:author="Meulen van der, Leo L (INT)" w:date="2016-10-30T10:20:00Z"/>
              <w:rFonts w:asciiTheme="minorHAnsi" w:eastAsiaTheme="minorEastAsia" w:hAnsiTheme="minorHAnsi" w:cstheme="minorBidi"/>
              <w:noProof/>
            </w:rPr>
          </w:pPr>
          <w:del w:id="182" w:author="Meulen van der, Leo L (INT)" w:date="2016-10-30T10:20:00Z">
            <w:r w:rsidRPr="00DE7AC4" w:rsidDel="00DE7AC4">
              <w:rPr>
                <w:rPrChange w:id="183" w:author="Meulen van der, Leo L (INT)" w:date="2016-10-30T10:20:00Z">
                  <w:rPr>
                    <w:rStyle w:val="Hyperlink"/>
                    <w:noProof/>
                  </w:rPr>
                </w:rPrChange>
              </w:rPr>
              <w:delText>6</w:delText>
            </w:r>
            <w:r w:rsidDel="00DE7AC4">
              <w:rPr>
                <w:rFonts w:asciiTheme="minorHAnsi" w:eastAsiaTheme="minorEastAsia" w:hAnsiTheme="minorHAnsi" w:cstheme="minorBidi"/>
                <w:noProof/>
              </w:rPr>
              <w:tab/>
            </w:r>
            <w:r w:rsidRPr="00DE7AC4" w:rsidDel="00DE7AC4">
              <w:rPr>
                <w:rPrChange w:id="184" w:author="Meulen van der, Leo L (INT)" w:date="2016-10-30T10:20:00Z">
                  <w:rPr>
                    <w:rStyle w:val="Hyperlink"/>
                    <w:noProof/>
                  </w:rPr>
                </w:rPrChange>
              </w:rPr>
              <w:delText>Beheer van wedstrijden</w:delText>
            </w:r>
            <w:r w:rsidDel="00DE7AC4">
              <w:rPr>
                <w:noProof/>
                <w:webHidden/>
              </w:rPr>
              <w:tab/>
            </w:r>
            <w:r w:rsidR="000B7B10" w:rsidDel="00DE7AC4">
              <w:rPr>
                <w:noProof/>
                <w:webHidden/>
              </w:rPr>
              <w:delText>13</w:delText>
            </w:r>
          </w:del>
        </w:p>
        <w:p w:rsidR="00F36089" w:rsidDel="00DE7AC4" w:rsidRDefault="00F36089">
          <w:pPr>
            <w:pStyle w:val="Inhopg1"/>
            <w:rPr>
              <w:del w:id="185" w:author="Meulen van der, Leo L (INT)" w:date="2016-10-30T10:20:00Z"/>
              <w:rFonts w:asciiTheme="minorHAnsi" w:eastAsiaTheme="minorEastAsia" w:hAnsiTheme="minorHAnsi" w:cstheme="minorBidi"/>
              <w:noProof/>
            </w:rPr>
          </w:pPr>
          <w:del w:id="186" w:author="Meulen van der, Leo L (INT)" w:date="2016-10-30T10:20:00Z">
            <w:r w:rsidRPr="00DE7AC4" w:rsidDel="00DE7AC4">
              <w:rPr>
                <w:rPrChange w:id="187" w:author="Meulen van der, Leo L (INT)" w:date="2016-10-30T10:20:00Z">
                  <w:rPr>
                    <w:rStyle w:val="Hyperlink"/>
                    <w:noProof/>
                  </w:rPr>
                </w:rPrChange>
              </w:rPr>
              <w:delText>7</w:delText>
            </w:r>
            <w:r w:rsidDel="00DE7AC4">
              <w:rPr>
                <w:rFonts w:asciiTheme="minorHAnsi" w:eastAsiaTheme="minorEastAsia" w:hAnsiTheme="minorHAnsi" w:cstheme="minorBidi"/>
                <w:noProof/>
              </w:rPr>
              <w:tab/>
            </w:r>
            <w:r w:rsidRPr="00DE7AC4" w:rsidDel="00DE7AC4">
              <w:rPr>
                <w:rPrChange w:id="188" w:author="Meulen van der, Leo L (INT)" w:date="2016-10-30T10:20:00Z">
                  <w:rPr>
                    <w:rStyle w:val="Hyperlink"/>
                    <w:noProof/>
                  </w:rPr>
                </w:rPrChange>
              </w:rPr>
              <w:delText>Geïmplementeerde regels</w:delText>
            </w:r>
            <w:r w:rsidDel="00DE7AC4">
              <w:rPr>
                <w:noProof/>
                <w:webHidden/>
              </w:rPr>
              <w:tab/>
            </w:r>
            <w:r w:rsidR="000B7B10" w:rsidDel="00DE7AC4">
              <w:rPr>
                <w:noProof/>
                <w:webHidden/>
              </w:rPr>
              <w:delText>15</w:delText>
            </w:r>
          </w:del>
        </w:p>
        <w:p w:rsidR="00F36089" w:rsidDel="00DE7AC4" w:rsidRDefault="00F36089">
          <w:pPr>
            <w:pStyle w:val="Inhopg1"/>
            <w:rPr>
              <w:del w:id="189" w:author="Meulen van der, Leo L (INT)" w:date="2016-10-30T10:20:00Z"/>
              <w:rFonts w:asciiTheme="minorHAnsi" w:eastAsiaTheme="minorEastAsia" w:hAnsiTheme="minorHAnsi" w:cstheme="minorBidi"/>
              <w:noProof/>
            </w:rPr>
          </w:pPr>
          <w:del w:id="190" w:author="Meulen van der, Leo L (INT)" w:date="2016-10-30T10:20:00Z">
            <w:r w:rsidRPr="00DE7AC4" w:rsidDel="00DE7AC4">
              <w:rPr>
                <w:rPrChange w:id="191" w:author="Meulen van der, Leo L (INT)" w:date="2016-10-30T10:20:00Z">
                  <w:rPr>
                    <w:rStyle w:val="Hyperlink"/>
                    <w:noProof/>
                  </w:rPr>
                </w:rPrChange>
              </w:rPr>
              <w:delText>8</w:delText>
            </w:r>
            <w:r w:rsidDel="00DE7AC4">
              <w:rPr>
                <w:rFonts w:asciiTheme="minorHAnsi" w:eastAsiaTheme="minorEastAsia" w:hAnsiTheme="minorHAnsi" w:cstheme="minorBidi"/>
                <w:noProof/>
              </w:rPr>
              <w:tab/>
            </w:r>
            <w:r w:rsidRPr="00DE7AC4" w:rsidDel="00DE7AC4">
              <w:rPr>
                <w:rPrChange w:id="192" w:author="Meulen van der, Leo L (INT)" w:date="2016-10-30T10:20:00Z">
                  <w:rPr>
                    <w:rStyle w:val="Hyperlink"/>
                    <w:noProof/>
                  </w:rPr>
                </w:rPrChange>
              </w:rPr>
              <w:delText>Bijzondere indeling situaties</w:delText>
            </w:r>
            <w:r w:rsidDel="00DE7AC4">
              <w:rPr>
                <w:noProof/>
                <w:webHidden/>
              </w:rPr>
              <w:tab/>
            </w:r>
            <w:r w:rsidR="000B7B10" w:rsidDel="00DE7AC4">
              <w:rPr>
                <w:noProof/>
                <w:webHidden/>
              </w:rPr>
              <w:delText>18</w:delText>
            </w:r>
          </w:del>
        </w:p>
        <w:p w:rsidR="00F36089" w:rsidDel="00DE7AC4" w:rsidRDefault="00F36089">
          <w:pPr>
            <w:pStyle w:val="Inhopg2"/>
            <w:tabs>
              <w:tab w:val="left" w:pos="880"/>
              <w:tab w:val="right" w:leader="dot" w:pos="8211"/>
            </w:tabs>
            <w:rPr>
              <w:del w:id="193" w:author="Meulen van der, Leo L (INT)" w:date="2016-10-30T10:20:00Z"/>
              <w:rFonts w:asciiTheme="minorHAnsi" w:eastAsiaTheme="minorEastAsia" w:hAnsiTheme="minorHAnsi" w:cstheme="minorBidi"/>
              <w:noProof/>
            </w:rPr>
          </w:pPr>
          <w:del w:id="194" w:author="Meulen van der, Leo L (INT)" w:date="2016-10-30T10:20:00Z">
            <w:r w:rsidRPr="00DE7AC4" w:rsidDel="00DE7AC4">
              <w:rPr>
                <w:rPrChange w:id="195" w:author="Meulen van der, Leo L (INT)" w:date="2016-10-30T10:20:00Z">
                  <w:rPr>
                    <w:rStyle w:val="Hyperlink"/>
                    <w:noProof/>
                  </w:rPr>
                </w:rPrChange>
              </w:rPr>
              <w:delText>8.1</w:delText>
            </w:r>
            <w:r w:rsidDel="00DE7AC4">
              <w:rPr>
                <w:rFonts w:asciiTheme="minorHAnsi" w:eastAsiaTheme="minorEastAsia" w:hAnsiTheme="minorHAnsi" w:cstheme="minorBidi"/>
                <w:noProof/>
              </w:rPr>
              <w:tab/>
            </w:r>
            <w:r w:rsidRPr="00DE7AC4" w:rsidDel="00DE7AC4">
              <w:rPr>
                <w:rPrChange w:id="196" w:author="Meulen van der, Leo L (INT)" w:date="2016-10-30T10:20:00Z">
                  <w:rPr>
                    <w:rStyle w:val="Hyperlink"/>
                    <w:noProof/>
                  </w:rPr>
                </w:rPrChange>
              </w:rPr>
              <w:delText>Speler te laat aanwezig (speelt in eigen groep)</w:delText>
            </w:r>
            <w:r w:rsidDel="00DE7AC4">
              <w:rPr>
                <w:noProof/>
                <w:webHidden/>
              </w:rPr>
              <w:tab/>
            </w:r>
            <w:r w:rsidR="000B7B10" w:rsidDel="00DE7AC4">
              <w:rPr>
                <w:noProof/>
                <w:webHidden/>
              </w:rPr>
              <w:delText>18</w:delText>
            </w:r>
          </w:del>
        </w:p>
        <w:p w:rsidR="00F36089" w:rsidDel="00DE7AC4" w:rsidRDefault="00F36089">
          <w:pPr>
            <w:pStyle w:val="Inhopg2"/>
            <w:tabs>
              <w:tab w:val="left" w:pos="880"/>
              <w:tab w:val="right" w:leader="dot" w:pos="8211"/>
            </w:tabs>
            <w:rPr>
              <w:del w:id="197" w:author="Meulen van der, Leo L (INT)" w:date="2016-10-30T10:20:00Z"/>
              <w:rFonts w:asciiTheme="minorHAnsi" w:eastAsiaTheme="minorEastAsia" w:hAnsiTheme="minorHAnsi" w:cstheme="minorBidi"/>
              <w:noProof/>
            </w:rPr>
          </w:pPr>
          <w:del w:id="198" w:author="Meulen van der, Leo L (INT)" w:date="2016-10-30T10:20:00Z">
            <w:r w:rsidRPr="00DE7AC4" w:rsidDel="00DE7AC4">
              <w:rPr>
                <w:rPrChange w:id="199" w:author="Meulen van der, Leo L (INT)" w:date="2016-10-30T10:20:00Z">
                  <w:rPr>
                    <w:rStyle w:val="Hyperlink"/>
                    <w:noProof/>
                  </w:rPr>
                </w:rPrChange>
              </w:rPr>
              <w:delText>8.2</w:delText>
            </w:r>
            <w:r w:rsidDel="00DE7AC4">
              <w:rPr>
                <w:rFonts w:asciiTheme="minorHAnsi" w:eastAsiaTheme="minorEastAsia" w:hAnsiTheme="minorHAnsi" w:cstheme="minorBidi"/>
                <w:noProof/>
              </w:rPr>
              <w:tab/>
            </w:r>
            <w:r w:rsidRPr="00DE7AC4" w:rsidDel="00DE7AC4">
              <w:rPr>
                <w:rPrChange w:id="200" w:author="Meulen van der, Leo L (INT)" w:date="2016-10-30T10:20:00Z">
                  <w:rPr>
                    <w:rStyle w:val="Hyperlink"/>
                    <w:noProof/>
                  </w:rPr>
                </w:rPrChange>
              </w:rPr>
              <w:delText>Speler te laat aanwezig (speelt in hogere groep)</w:delText>
            </w:r>
            <w:r w:rsidDel="00DE7AC4">
              <w:rPr>
                <w:noProof/>
                <w:webHidden/>
              </w:rPr>
              <w:tab/>
            </w:r>
            <w:r w:rsidR="000B7B10" w:rsidDel="00DE7AC4">
              <w:rPr>
                <w:noProof/>
                <w:webHidden/>
              </w:rPr>
              <w:delText>18</w:delText>
            </w:r>
          </w:del>
        </w:p>
        <w:p w:rsidR="00F36089" w:rsidDel="00DE7AC4" w:rsidRDefault="00F36089">
          <w:pPr>
            <w:pStyle w:val="Inhopg2"/>
            <w:tabs>
              <w:tab w:val="left" w:pos="880"/>
              <w:tab w:val="right" w:leader="dot" w:pos="8211"/>
            </w:tabs>
            <w:rPr>
              <w:del w:id="201" w:author="Meulen van der, Leo L (INT)" w:date="2016-10-30T10:20:00Z"/>
              <w:rFonts w:asciiTheme="minorHAnsi" w:eastAsiaTheme="minorEastAsia" w:hAnsiTheme="minorHAnsi" w:cstheme="minorBidi"/>
              <w:noProof/>
            </w:rPr>
          </w:pPr>
          <w:del w:id="202" w:author="Meulen van der, Leo L (INT)" w:date="2016-10-30T10:20:00Z">
            <w:r w:rsidRPr="00DE7AC4" w:rsidDel="00DE7AC4">
              <w:rPr>
                <w:rPrChange w:id="203" w:author="Meulen van der, Leo L (INT)" w:date="2016-10-30T10:20:00Z">
                  <w:rPr>
                    <w:rStyle w:val="Hyperlink"/>
                    <w:noProof/>
                  </w:rPr>
                </w:rPrChange>
              </w:rPr>
              <w:delText>8.3</w:delText>
            </w:r>
            <w:r w:rsidDel="00DE7AC4">
              <w:rPr>
                <w:rFonts w:asciiTheme="minorHAnsi" w:eastAsiaTheme="minorEastAsia" w:hAnsiTheme="minorHAnsi" w:cstheme="minorBidi"/>
                <w:noProof/>
              </w:rPr>
              <w:tab/>
            </w:r>
            <w:r w:rsidRPr="00DE7AC4" w:rsidDel="00DE7AC4">
              <w:rPr>
                <w:rPrChange w:id="204" w:author="Meulen van der, Leo L (INT)" w:date="2016-10-30T10:20:00Z">
                  <w:rPr>
                    <w:rStyle w:val="Hyperlink"/>
                    <w:noProof/>
                  </w:rPr>
                </w:rPrChange>
              </w:rPr>
              <w:delText>Andere wedstrijd gespeeld</w:delText>
            </w:r>
            <w:r w:rsidDel="00DE7AC4">
              <w:rPr>
                <w:noProof/>
                <w:webHidden/>
              </w:rPr>
              <w:tab/>
            </w:r>
            <w:r w:rsidR="000B7B10" w:rsidDel="00DE7AC4">
              <w:rPr>
                <w:noProof/>
                <w:webHidden/>
              </w:rPr>
              <w:delText>18</w:delText>
            </w:r>
          </w:del>
        </w:p>
        <w:p w:rsidR="00F36089" w:rsidDel="00DE7AC4" w:rsidRDefault="00F36089">
          <w:pPr>
            <w:pStyle w:val="Inhopg2"/>
            <w:tabs>
              <w:tab w:val="left" w:pos="880"/>
              <w:tab w:val="right" w:leader="dot" w:pos="8211"/>
            </w:tabs>
            <w:rPr>
              <w:del w:id="205" w:author="Meulen van der, Leo L (INT)" w:date="2016-10-30T10:20:00Z"/>
              <w:rFonts w:asciiTheme="minorHAnsi" w:eastAsiaTheme="minorEastAsia" w:hAnsiTheme="minorHAnsi" w:cstheme="minorBidi"/>
              <w:noProof/>
            </w:rPr>
          </w:pPr>
          <w:del w:id="206" w:author="Meulen van der, Leo L (INT)" w:date="2016-10-30T10:20:00Z">
            <w:r w:rsidRPr="00DE7AC4" w:rsidDel="00DE7AC4">
              <w:rPr>
                <w:rPrChange w:id="207" w:author="Meulen van der, Leo L (INT)" w:date="2016-10-30T10:20:00Z">
                  <w:rPr>
                    <w:rStyle w:val="Hyperlink"/>
                    <w:noProof/>
                  </w:rPr>
                </w:rPrChange>
              </w:rPr>
              <w:delText>8.4</w:delText>
            </w:r>
            <w:r w:rsidDel="00DE7AC4">
              <w:rPr>
                <w:rFonts w:asciiTheme="minorHAnsi" w:eastAsiaTheme="minorEastAsia" w:hAnsiTheme="minorHAnsi" w:cstheme="minorBidi"/>
                <w:noProof/>
              </w:rPr>
              <w:tab/>
            </w:r>
            <w:r w:rsidRPr="00DE7AC4" w:rsidDel="00DE7AC4">
              <w:rPr>
                <w:rPrChange w:id="208" w:author="Meulen van der, Leo L (INT)" w:date="2016-10-30T10:20:00Z">
                  <w:rPr>
                    <w:rStyle w:val="Hyperlink"/>
                    <w:noProof/>
                  </w:rPr>
                </w:rPrChange>
              </w:rPr>
              <w:delText>Speler toch niet aanwezig</w:delText>
            </w:r>
            <w:r w:rsidDel="00DE7AC4">
              <w:rPr>
                <w:noProof/>
                <w:webHidden/>
              </w:rPr>
              <w:tab/>
            </w:r>
            <w:r w:rsidR="000B7B10" w:rsidDel="00DE7AC4">
              <w:rPr>
                <w:noProof/>
                <w:webHidden/>
              </w:rPr>
              <w:delText>19</w:delText>
            </w:r>
          </w:del>
        </w:p>
        <w:p w:rsidR="00F36089" w:rsidDel="00DE7AC4" w:rsidRDefault="00F36089">
          <w:pPr>
            <w:pStyle w:val="Inhopg2"/>
            <w:tabs>
              <w:tab w:val="left" w:pos="880"/>
              <w:tab w:val="right" w:leader="dot" w:pos="8211"/>
            </w:tabs>
            <w:rPr>
              <w:del w:id="209" w:author="Meulen van der, Leo L (INT)" w:date="2016-10-30T10:20:00Z"/>
              <w:rFonts w:asciiTheme="minorHAnsi" w:eastAsiaTheme="minorEastAsia" w:hAnsiTheme="minorHAnsi" w:cstheme="minorBidi"/>
              <w:noProof/>
            </w:rPr>
          </w:pPr>
          <w:del w:id="210" w:author="Meulen van der, Leo L (INT)" w:date="2016-10-30T10:20:00Z">
            <w:r w:rsidRPr="00DE7AC4" w:rsidDel="00DE7AC4">
              <w:rPr>
                <w:rPrChange w:id="211" w:author="Meulen van der, Leo L (INT)" w:date="2016-10-30T10:20:00Z">
                  <w:rPr>
                    <w:rStyle w:val="Hyperlink"/>
                    <w:noProof/>
                  </w:rPr>
                </w:rPrChange>
              </w:rPr>
              <w:delText>8.5</w:delText>
            </w:r>
            <w:r w:rsidDel="00DE7AC4">
              <w:rPr>
                <w:rFonts w:asciiTheme="minorHAnsi" w:eastAsiaTheme="minorEastAsia" w:hAnsiTheme="minorHAnsi" w:cstheme="minorBidi"/>
                <w:noProof/>
              </w:rPr>
              <w:tab/>
            </w:r>
            <w:r w:rsidRPr="00DE7AC4" w:rsidDel="00DE7AC4">
              <w:rPr>
                <w:rPrChange w:id="212" w:author="Meulen van der, Leo L (INT)" w:date="2016-10-30T10:20:00Z">
                  <w:rPr>
                    <w:rStyle w:val="Hyperlink"/>
                    <w:noProof/>
                  </w:rPr>
                </w:rPrChange>
              </w:rPr>
              <w:delText>Speler toch niet aanwezig, reglementair verloren</w:delText>
            </w:r>
            <w:r w:rsidDel="00DE7AC4">
              <w:rPr>
                <w:noProof/>
                <w:webHidden/>
              </w:rPr>
              <w:tab/>
            </w:r>
            <w:r w:rsidR="000B7B10" w:rsidDel="00DE7AC4">
              <w:rPr>
                <w:noProof/>
                <w:webHidden/>
              </w:rPr>
              <w:delText>19</w:delText>
            </w:r>
          </w:del>
        </w:p>
        <w:p w:rsidR="00F36089" w:rsidDel="00DE7AC4" w:rsidRDefault="00F36089">
          <w:pPr>
            <w:pStyle w:val="Inhopg1"/>
            <w:rPr>
              <w:del w:id="213" w:author="Meulen van der, Leo L (INT)" w:date="2016-10-30T10:20:00Z"/>
              <w:rFonts w:asciiTheme="minorHAnsi" w:eastAsiaTheme="minorEastAsia" w:hAnsiTheme="minorHAnsi" w:cstheme="minorBidi"/>
              <w:noProof/>
            </w:rPr>
          </w:pPr>
          <w:del w:id="214" w:author="Meulen van der, Leo L (INT)" w:date="2016-10-30T10:20:00Z">
            <w:r w:rsidRPr="00DE7AC4" w:rsidDel="00DE7AC4">
              <w:rPr>
                <w:rPrChange w:id="215" w:author="Meulen van der, Leo L (INT)" w:date="2016-10-30T10:20:00Z">
                  <w:rPr>
                    <w:rStyle w:val="Hyperlink"/>
                    <w:noProof/>
                  </w:rPr>
                </w:rPrChange>
              </w:rPr>
              <w:delText>9</w:delText>
            </w:r>
            <w:r w:rsidDel="00DE7AC4">
              <w:rPr>
                <w:rFonts w:asciiTheme="minorHAnsi" w:eastAsiaTheme="minorEastAsia" w:hAnsiTheme="minorHAnsi" w:cstheme="minorBidi"/>
                <w:noProof/>
              </w:rPr>
              <w:tab/>
            </w:r>
            <w:r w:rsidRPr="00DE7AC4" w:rsidDel="00DE7AC4">
              <w:rPr>
                <w:rPrChange w:id="216" w:author="Meulen van der, Leo L (INT)" w:date="2016-10-30T10:20:00Z">
                  <w:rPr>
                    <w:rStyle w:val="Hyperlink"/>
                    <w:noProof/>
                  </w:rPr>
                </w:rPrChange>
              </w:rPr>
              <w:delText>Gebruikersinterface</w:delText>
            </w:r>
            <w:r w:rsidDel="00DE7AC4">
              <w:rPr>
                <w:noProof/>
                <w:webHidden/>
              </w:rPr>
              <w:tab/>
            </w:r>
            <w:r w:rsidR="000B7B10" w:rsidDel="00DE7AC4">
              <w:rPr>
                <w:noProof/>
                <w:webHidden/>
              </w:rPr>
              <w:delText>20</w:delText>
            </w:r>
          </w:del>
        </w:p>
        <w:p w:rsidR="00F36089" w:rsidDel="00DE7AC4" w:rsidRDefault="00F36089">
          <w:pPr>
            <w:pStyle w:val="Inhopg2"/>
            <w:tabs>
              <w:tab w:val="left" w:pos="880"/>
              <w:tab w:val="right" w:leader="dot" w:pos="8211"/>
            </w:tabs>
            <w:rPr>
              <w:del w:id="217" w:author="Meulen van der, Leo L (INT)" w:date="2016-10-30T10:20:00Z"/>
              <w:rFonts w:asciiTheme="minorHAnsi" w:eastAsiaTheme="minorEastAsia" w:hAnsiTheme="minorHAnsi" w:cstheme="minorBidi"/>
              <w:noProof/>
            </w:rPr>
          </w:pPr>
          <w:del w:id="218" w:author="Meulen van der, Leo L (INT)" w:date="2016-10-30T10:20:00Z">
            <w:r w:rsidRPr="00DE7AC4" w:rsidDel="00DE7AC4">
              <w:rPr>
                <w:rPrChange w:id="219" w:author="Meulen van der, Leo L (INT)" w:date="2016-10-30T10:20:00Z">
                  <w:rPr>
                    <w:rStyle w:val="Hyperlink"/>
                    <w:noProof/>
                  </w:rPr>
                </w:rPrChange>
              </w:rPr>
              <w:delText>9.1</w:delText>
            </w:r>
            <w:r w:rsidDel="00DE7AC4">
              <w:rPr>
                <w:rFonts w:asciiTheme="minorHAnsi" w:eastAsiaTheme="minorEastAsia" w:hAnsiTheme="minorHAnsi" w:cstheme="minorBidi"/>
                <w:noProof/>
              </w:rPr>
              <w:tab/>
            </w:r>
            <w:r w:rsidRPr="00DE7AC4" w:rsidDel="00DE7AC4">
              <w:rPr>
                <w:rPrChange w:id="220" w:author="Meulen van der, Leo L (INT)" w:date="2016-10-30T10:20:00Z">
                  <w:rPr>
                    <w:rStyle w:val="Hyperlink"/>
                    <w:noProof/>
                  </w:rPr>
                </w:rPrChange>
              </w:rPr>
              <w:delText>Hoofdscherm</w:delText>
            </w:r>
            <w:r w:rsidDel="00DE7AC4">
              <w:rPr>
                <w:noProof/>
                <w:webHidden/>
              </w:rPr>
              <w:tab/>
            </w:r>
            <w:r w:rsidR="000B7B10" w:rsidDel="00DE7AC4">
              <w:rPr>
                <w:noProof/>
                <w:webHidden/>
              </w:rPr>
              <w:delText>20</w:delText>
            </w:r>
          </w:del>
        </w:p>
        <w:p w:rsidR="00F36089" w:rsidDel="00DE7AC4" w:rsidRDefault="00F36089">
          <w:pPr>
            <w:pStyle w:val="Inhopg2"/>
            <w:tabs>
              <w:tab w:val="left" w:pos="880"/>
              <w:tab w:val="right" w:leader="dot" w:pos="8211"/>
            </w:tabs>
            <w:rPr>
              <w:del w:id="221" w:author="Meulen van der, Leo L (INT)" w:date="2016-10-30T10:20:00Z"/>
              <w:rFonts w:asciiTheme="minorHAnsi" w:eastAsiaTheme="minorEastAsia" w:hAnsiTheme="minorHAnsi" w:cstheme="minorBidi"/>
              <w:noProof/>
            </w:rPr>
          </w:pPr>
          <w:del w:id="222" w:author="Meulen van der, Leo L (INT)" w:date="2016-10-30T10:20:00Z">
            <w:r w:rsidRPr="00DE7AC4" w:rsidDel="00DE7AC4">
              <w:rPr>
                <w:rPrChange w:id="223" w:author="Meulen van der, Leo L (INT)" w:date="2016-10-30T10:20:00Z">
                  <w:rPr>
                    <w:rStyle w:val="Hyperlink"/>
                    <w:noProof/>
                  </w:rPr>
                </w:rPrChange>
              </w:rPr>
              <w:delText>9.2</w:delText>
            </w:r>
            <w:r w:rsidDel="00DE7AC4">
              <w:rPr>
                <w:rFonts w:asciiTheme="minorHAnsi" w:eastAsiaTheme="minorEastAsia" w:hAnsiTheme="minorHAnsi" w:cstheme="minorBidi"/>
                <w:noProof/>
              </w:rPr>
              <w:tab/>
            </w:r>
            <w:r w:rsidRPr="00DE7AC4" w:rsidDel="00DE7AC4">
              <w:rPr>
                <w:rPrChange w:id="224" w:author="Meulen van der, Leo L (INT)" w:date="2016-10-30T10:20:00Z">
                  <w:rPr>
                    <w:rStyle w:val="Hyperlink"/>
                    <w:noProof/>
                  </w:rPr>
                </w:rPrChange>
              </w:rPr>
              <w:delText>Knoppenbalk</w:delText>
            </w:r>
            <w:r w:rsidDel="00DE7AC4">
              <w:rPr>
                <w:noProof/>
                <w:webHidden/>
              </w:rPr>
              <w:tab/>
            </w:r>
            <w:r w:rsidR="000B7B10" w:rsidDel="00DE7AC4">
              <w:rPr>
                <w:noProof/>
                <w:webHidden/>
              </w:rPr>
              <w:delText>20</w:delText>
            </w:r>
          </w:del>
        </w:p>
        <w:p w:rsidR="00F36089" w:rsidDel="00DE7AC4" w:rsidRDefault="00F36089">
          <w:pPr>
            <w:pStyle w:val="Inhopg2"/>
            <w:tabs>
              <w:tab w:val="left" w:pos="880"/>
              <w:tab w:val="right" w:leader="dot" w:pos="8211"/>
            </w:tabs>
            <w:rPr>
              <w:del w:id="225" w:author="Meulen van der, Leo L (INT)" w:date="2016-10-30T10:20:00Z"/>
              <w:rFonts w:asciiTheme="minorHAnsi" w:eastAsiaTheme="minorEastAsia" w:hAnsiTheme="minorHAnsi" w:cstheme="minorBidi"/>
              <w:noProof/>
            </w:rPr>
          </w:pPr>
          <w:del w:id="226" w:author="Meulen van der, Leo L (INT)" w:date="2016-10-30T10:20:00Z">
            <w:r w:rsidRPr="00DE7AC4" w:rsidDel="00DE7AC4">
              <w:rPr>
                <w:rPrChange w:id="227" w:author="Meulen van der, Leo L (INT)" w:date="2016-10-30T10:20:00Z">
                  <w:rPr>
                    <w:rStyle w:val="Hyperlink"/>
                    <w:noProof/>
                  </w:rPr>
                </w:rPrChange>
              </w:rPr>
              <w:delText>9.3</w:delText>
            </w:r>
            <w:r w:rsidDel="00DE7AC4">
              <w:rPr>
                <w:rFonts w:asciiTheme="minorHAnsi" w:eastAsiaTheme="minorEastAsia" w:hAnsiTheme="minorHAnsi" w:cstheme="minorBidi"/>
                <w:noProof/>
              </w:rPr>
              <w:tab/>
            </w:r>
            <w:r w:rsidRPr="00DE7AC4" w:rsidDel="00DE7AC4">
              <w:rPr>
                <w:rPrChange w:id="228" w:author="Meulen van der, Leo L (INT)" w:date="2016-10-30T10:20:00Z">
                  <w:rPr>
                    <w:rStyle w:val="Hyperlink"/>
                    <w:noProof/>
                  </w:rPr>
                </w:rPrChange>
              </w:rPr>
              <w:delText>Menu</w:delText>
            </w:r>
            <w:r w:rsidDel="00DE7AC4">
              <w:rPr>
                <w:noProof/>
                <w:webHidden/>
              </w:rPr>
              <w:tab/>
            </w:r>
            <w:r w:rsidR="000B7B10" w:rsidDel="00DE7AC4">
              <w:rPr>
                <w:noProof/>
                <w:webHidden/>
              </w:rPr>
              <w:delText>21</w:delText>
            </w:r>
          </w:del>
        </w:p>
        <w:p w:rsidR="00F36089" w:rsidDel="00DE7AC4" w:rsidRDefault="00F36089">
          <w:pPr>
            <w:pStyle w:val="Inhopg1"/>
            <w:rPr>
              <w:del w:id="229" w:author="Meulen van der, Leo L (INT)" w:date="2016-10-30T10:20:00Z"/>
              <w:rFonts w:asciiTheme="minorHAnsi" w:eastAsiaTheme="minorEastAsia" w:hAnsiTheme="minorHAnsi" w:cstheme="minorBidi"/>
              <w:noProof/>
            </w:rPr>
          </w:pPr>
          <w:del w:id="230" w:author="Meulen van der, Leo L (INT)" w:date="2016-10-30T10:20:00Z">
            <w:r w:rsidRPr="00DE7AC4" w:rsidDel="00DE7AC4">
              <w:rPr>
                <w:rPrChange w:id="231" w:author="Meulen van der, Leo L (INT)" w:date="2016-10-30T10:20:00Z">
                  <w:rPr>
                    <w:rStyle w:val="Hyperlink"/>
                    <w:noProof/>
                  </w:rPr>
                </w:rPrChange>
              </w:rPr>
              <w:delText>10</w:delText>
            </w:r>
            <w:r w:rsidDel="00DE7AC4">
              <w:rPr>
                <w:rFonts w:asciiTheme="minorHAnsi" w:eastAsiaTheme="minorEastAsia" w:hAnsiTheme="minorHAnsi" w:cstheme="minorBidi"/>
                <w:noProof/>
              </w:rPr>
              <w:tab/>
            </w:r>
            <w:r w:rsidRPr="00DE7AC4" w:rsidDel="00DE7AC4">
              <w:rPr>
                <w:rPrChange w:id="232" w:author="Meulen van der, Leo L (INT)" w:date="2016-10-30T10:20:00Z">
                  <w:rPr>
                    <w:rStyle w:val="Hyperlink"/>
                    <w:noProof/>
                  </w:rPr>
                </w:rPrChange>
              </w:rPr>
              <w:delText>Instellingen</w:delText>
            </w:r>
            <w:r w:rsidDel="00DE7AC4">
              <w:rPr>
                <w:noProof/>
                <w:webHidden/>
              </w:rPr>
              <w:tab/>
            </w:r>
            <w:r w:rsidR="000B7B10" w:rsidDel="00DE7AC4">
              <w:rPr>
                <w:noProof/>
                <w:webHidden/>
              </w:rPr>
              <w:delText>22</w:delText>
            </w:r>
          </w:del>
        </w:p>
        <w:p w:rsidR="00F36089" w:rsidDel="00DE7AC4" w:rsidRDefault="00F36089">
          <w:pPr>
            <w:pStyle w:val="Inhopg1"/>
            <w:rPr>
              <w:del w:id="233" w:author="Meulen van der, Leo L (INT)" w:date="2016-10-30T10:20:00Z"/>
              <w:rFonts w:asciiTheme="minorHAnsi" w:eastAsiaTheme="minorEastAsia" w:hAnsiTheme="minorHAnsi" w:cstheme="minorBidi"/>
              <w:noProof/>
            </w:rPr>
          </w:pPr>
          <w:del w:id="234" w:author="Meulen van der, Leo L (INT)" w:date="2016-10-30T10:20:00Z">
            <w:r w:rsidRPr="00DE7AC4" w:rsidDel="00DE7AC4">
              <w:rPr>
                <w:rPrChange w:id="235" w:author="Meulen van der, Leo L (INT)" w:date="2016-10-30T10:20:00Z">
                  <w:rPr>
                    <w:rStyle w:val="Hyperlink"/>
                    <w:noProof/>
                  </w:rPr>
                </w:rPrChange>
              </w:rPr>
              <w:delText>11</w:delText>
            </w:r>
            <w:r w:rsidDel="00DE7AC4">
              <w:rPr>
                <w:rFonts w:asciiTheme="minorHAnsi" w:eastAsiaTheme="minorEastAsia" w:hAnsiTheme="minorHAnsi" w:cstheme="minorBidi"/>
                <w:noProof/>
              </w:rPr>
              <w:tab/>
            </w:r>
            <w:r w:rsidRPr="00DE7AC4" w:rsidDel="00DE7AC4">
              <w:rPr>
                <w:rPrChange w:id="236" w:author="Meulen van der, Leo L (INT)" w:date="2016-10-30T10:20:00Z">
                  <w:rPr>
                    <w:rStyle w:val="Hyperlink"/>
                    <w:noProof/>
                  </w:rPr>
                </w:rPrChange>
              </w:rPr>
              <w:delText>Bestandsformaten</w:delText>
            </w:r>
            <w:r w:rsidDel="00DE7AC4">
              <w:rPr>
                <w:noProof/>
                <w:webHidden/>
              </w:rPr>
              <w:tab/>
            </w:r>
            <w:r w:rsidR="000B7B10" w:rsidDel="00DE7AC4">
              <w:rPr>
                <w:noProof/>
                <w:webHidden/>
              </w:rPr>
              <w:delText>27</w:delText>
            </w:r>
          </w:del>
        </w:p>
        <w:p w:rsidR="00F36089" w:rsidDel="00DE7AC4" w:rsidRDefault="00F36089">
          <w:pPr>
            <w:pStyle w:val="Inhopg2"/>
            <w:tabs>
              <w:tab w:val="left" w:pos="880"/>
              <w:tab w:val="right" w:leader="dot" w:pos="8211"/>
            </w:tabs>
            <w:rPr>
              <w:del w:id="237" w:author="Meulen van der, Leo L (INT)" w:date="2016-10-30T10:20:00Z"/>
              <w:rFonts w:asciiTheme="minorHAnsi" w:eastAsiaTheme="minorEastAsia" w:hAnsiTheme="minorHAnsi" w:cstheme="minorBidi"/>
              <w:noProof/>
            </w:rPr>
          </w:pPr>
          <w:del w:id="238" w:author="Meulen van der, Leo L (INT)" w:date="2016-10-30T10:20:00Z">
            <w:r w:rsidRPr="00DE7AC4" w:rsidDel="00DE7AC4">
              <w:rPr>
                <w:rPrChange w:id="239" w:author="Meulen van der, Leo L (INT)" w:date="2016-10-30T10:20:00Z">
                  <w:rPr>
                    <w:rStyle w:val="Hyperlink"/>
                    <w:noProof/>
                  </w:rPr>
                </w:rPrChange>
              </w:rPr>
              <w:delText>11.1</w:delText>
            </w:r>
            <w:r w:rsidDel="00DE7AC4">
              <w:rPr>
                <w:rFonts w:asciiTheme="minorHAnsi" w:eastAsiaTheme="minorEastAsia" w:hAnsiTheme="minorHAnsi" w:cstheme="minorBidi"/>
                <w:noProof/>
              </w:rPr>
              <w:tab/>
            </w:r>
            <w:r w:rsidRPr="00DE7AC4" w:rsidDel="00DE7AC4">
              <w:rPr>
                <w:rPrChange w:id="240" w:author="Meulen van der, Leo L (INT)" w:date="2016-10-30T10:20:00Z">
                  <w:rPr>
                    <w:rStyle w:val="Hyperlink"/>
                    <w:noProof/>
                  </w:rPr>
                </w:rPrChange>
              </w:rPr>
              <w:delText>Uitslag.txt</w:delText>
            </w:r>
            <w:r w:rsidDel="00DE7AC4">
              <w:rPr>
                <w:noProof/>
                <w:webHidden/>
              </w:rPr>
              <w:tab/>
            </w:r>
            <w:r w:rsidR="000B7B10" w:rsidDel="00DE7AC4">
              <w:rPr>
                <w:noProof/>
                <w:webHidden/>
              </w:rPr>
              <w:delText>27</w:delText>
            </w:r>
          </w:del>
        </w:p>
        <w:p w:rsidR="00F36089" w:rsidDel="00DE7AC4" w:rsidRDefault="00F36089">
          <w:pPr>
            <w:pStyle w:val="Inhopg2"/>
            <w:tabs>
              <w:tab w:val="left" w:pos="880"/>
              <w:tab w:val="right" w:leader="dot" w:pos="8211"/>
            </w:tabs>
            <w:rPr>
              <w:del w:id="241" w:author="Meulen van der, Leo L (INT)" w:date="2016-10-30T10:20:00Z"/>
              <w:rFonts w:asciiTheme="minorHAnsi" w:eastAsiaTheme="minorEastAsia" w:hAnsiTheme="minorHAnsi" w:cstheme="minorBidi"/>
              <w:noProof/>
            </w:rPr>
          </w:pPr>
          <w:del w:id="242" w:author="Meulen van der, Leo L (INT)" w:date="2016-10-30T10:20:00Z">
            <w:r w:rsidRPr="00DE7AC4" w:rsidDel="00DE7AC4">
              <w:rPr>
                <w:rPrChange w:id="243" w:author="Meulen van der, Leo L (INT)" w:date="2016-10-30T10:20:00Z">
                  <w:rPr>
                    <w:rStyle w:val="Hyperlink"/>
                    <w:noProof/>
                  </w:rPr>
                </w:rPrChange>
              </w:rPr>
              <w:delText>11.2</w:delText>
            </w:r>
            <w:r w:rsidDel="00DE7AC4">
              <w:rPr>
                <w:rFonts w:asciiTheme="minorHAnsi" w:eastAsiaTheme="minorEastAsia" w:hAnsiTheme="minorHAnsi" w:cstheme="minorBidi"/>
                <w:noProof/>
              </w:rPr>
              <w:tab/>
            </w:r>
            <w:r w:rsidRPr="00DE7AC4" w:rsidDel="00DE7AC4">
              <w:rPr>
                <w:rPrChange w:id="244" w:author="Meulen van der, Leo L (INT)" w:date="2016-10-30T10:20:00Z">
                  <w:rPr>
                    <w:rStyle w:val="Hyperlink"/>
                    <w:noProof/>
                  </w:rPr>
                </w:rPrChange>
              </w:rPr>
              <w:delText>Uitslag-long.txt</w:delText>
            </w:r>
            <w:r w:rsidDel="00DE7AC4">
              <w:rPr>
                <w:noProof/>
                <w:webHidden/>
              </w:rPr>
              <w:tab/>
            </w:r>
            <w:r w:rsidR="000B7B10" w:rsidDel="00DE7AC4">
              <w:rPr>
                <w:noProof/>
                <w:webHidden/>
              </w:rPr>
              <w:delText>27</w:delText>
            </w:r>
          </w:del>
        </w:p>
        <w:p w:rsidR="00F36089" w:rsidDel="00DE7AC4" w:rsidRDefault="00F36089">
          <w:pPr>
            <w:pStyle w:val="Inhopg2"/>
            <w:tabs>
              <w:tab w:val="left" w:pos="880"/>
              <w:tab w:val="right" w:leader="dot" w:pos="8211"/>
            </w:tabs>
            <w:rPr>
              <w:del w:id="245" w:author="Meulen van der, Leo L (INT)" w:date="2016-10-30T10:20:00Z"/>
              <w:rFonts w:asciiTheme="minorHAnsi" w:eastAsiaTheme="minorEastAsia" w:hAnsiTheme="minorHAnsi" w:cstheme="minorBidi"/>
              <w:noProof/>
            </w:rPr>
          </w:pPr>
          <w:del w:id="246" w:author="Meulen van der, Leo L (INT)" w:date="2016-10-30T10:20:00Z">
            <w:r w:rsidRPr="00DE7AC4" w:rsidDel="00DE7AC4">
              <w:rPr>
                <w:rPrChange w:id="247" w:author="Meulen van der, Leo L (INT)" w:date="2016-10-30T10:20:00Z">
                  <w:rPr>
                    <w:rStyle w:val="Hyperlink"/>
                    <w:noProof/>
                  </w:rPr>
                </w:rPrChange>
              </w:rPr>
              <w:delText>11.3</w:delText>
            </w:r>
            <w:r w:rsidDel="00DE7AC4">
              <w:rPr>
                <w:rFonts w:asciiTheme="minorHAnsi" w:eastAsiaTheme="minorEastAsia" w:hAnsiTheme="minorHAnsi" w:cstheme="minorBidi"/>
                <w:noProof/>
              </w:rPr>
              <w:tab/>
            </w:r>
            <w:r w:rsidRPr="00DE7AC4" w:rsidDel="00DE7AC4">
              <w:rPr>
                <w:rPrChange w:id="248" w:author="Meulen van der, Leo L (INT)" w:date="2016-10-30T10:20:00Z">
                  <w:rPr>
                    <w:rStyle w:val="Hyperlink"/>
                    <w:noProof/>
                  </w:rPr>
                </w:rPrChange>
              </w:rPr>
              <w:delText>KNSB</w:delText>
            </w:r>
            <w:r w:rsidDel="00DE7AC4">
              <w:rPr>
                <w:noProof/>
                <w:webHidden/>
              </w:rPr>
              <w:tab/>
            </w:r>
            <w:r w:rsidR="000B7B10" w:rsidDel="00DE7AC4">
              <w:rPr>
                <w:noProof/>
                <w:webHidden/>
              </w:rPr>
              <w:delText>28</w:delText>
            </w:r>
          </w:del>
        </w:p>
        <w:p w:rsidR="00F36089" w:rsidDel="00DE7AC4" w:rsidRDefault="00F36089">
          <w:pPr>
            <w:pStyle w:val="Inhopg2"/>
            <w:tabs>
              <w:tab w:val="left" w:pos="880"/>
              <w:tab w:val="right" w:leader="dot" w:pos="8211"/>
            </w:tabs>
            <w:rPr>
              <w:del w:id="249" w:author="Meulen van der, Leo L (INT)" w:date="2016-10-30T10:20:00Z"/>
              <w:rFonts w:asciiTheme="minorHAnsi" w:eastAsiaTheme="minorEastAsia" w:hAnsiTheme="minorHAnsi" w:cstheme="minorBidi"/>
              <w:noProof/>
            </w:rPr>
          </w:pPr>
          <w:del w:id="250" w:author="Meulen van der, Leo L (INT)" w:date="2016-10-30T10:20:00Z">
            <w:r w:rsidRPr="00DE7AC4" w:rsidDel="00DE7AC4">
              <w:rPr>
                <w:rPrChange w:id="251" w:author="Meulen van der, Leo L (INT)" w:date="2016-10-30T10:20:00Z">
                  <w:rPr>
                    <w:rStyle w:val="Hyperlink"/>
                    <w:noProof/>
                  </w:rPr>
                </w:rPrChange>
              </w:rPr>
              <w:delText>11.4</w:delText>
            </w:r>
            <w:r w:rsidDel="00DE7AC4">
              <w:rPr>
                <w:rFonts w:asciiTheme="minorHAnsi" w:eastAsiaTheme="minorEastAsia" w:hAnsiTheme="minorHAnsi" w:cstheme="minorBidi"/>
                <w:noProof/>
              </w:rPr>
              <w:tab/>
            </w:r>
            <w:r w:rsidRPr="00DE7AC4" w:rsidDel="00DE7AC4">
              <w:rPr>
                <w:rPrChange w:id="252" w:author="Meulen van der, Leo L (INT)" w:date="2016-10-30T10:20:00Z">
                  <w:rPr>
                    <w:rStyle w:val="Hyperlink"/>
                    <w:noProof/>
                  </w:rPr>
                </w:rPrChange>
              </w:rPr>
              <w:delText>OSBO</w:delText>
            </w:r>
            <w:r w:rsidDel="00DE7AC4">
              <w:rPr>
                <w:noProof/>
                <w:webHidden/>
              </w:rPr>
              <w:tab/>
            </w:r>
            <w:r w:rsidR="000B7B10" w:rsidDel="00DE7AC4">
              <w:rPr>
                <w:noProof/>
                <w:webHidden/>
              </w:rPr>
              <w:delText>28</w:delText>
            </w:r>
          </w:del>
        </w:p>
        <w:p w:rsidR="00F36089" w:rsidDel="00DE7AC4" w:rsidRDefault="00F36089">
          <w:pPr>
            <w:pStyle w:val="Inhopg2"/>
            <w:tabs>
              <w:tab w:val="left" w:pos="880"/>
              <w:tab w:val="right" w:leader="dot" w:pos="8211"/>
            </w:tabs>
            <w:rPr>
              <w:del w:id="253" w:author="Meulen van der, Leo L (INT)" w:date="2016-10-30T10:20:00Z"/>
              <w:rFonts w:asciiTheme="minorHAnsi" w:eastAsiaTheme="minorEastAsia" w:hAnsiTheme="minorHAnsi" w:cstheme="minorBidi"/>
              <w:noProof/>
            </w:rPr>
          </w:pPr>
          <w:del w:id="254" w:author="Meulen van der, Leo L (INT)" w:date="2016-10-30T10:20:00Z">
            <w:r w:rsidRPr="00DE7AC4" w:rsidDel="00DE7AC4">
              <w:rPr>
                <w:rPrChange w:id="255" w:author="Meulen van der, Leo L (INT)" w:date="2016-10-30T10:20:00Z">
                  <w:rPr>
                    <w:rStyle w:val="Hyperlink"/>
                    <w:noProof/>
                  </w:rPr>
                </w:rPrChange>
              </w:rPr>
              <w:delText>11.5</w:delText>
            </w:r>
            <w:r w:rsidDel="00DE7AC4">
              <w:rPr>
                <w:rFonts w:asciiTheme="minorHAnsi" w:eastAsiaTheme="minorEastAsia" w:hAnsiTheme="minorHAnsi" w:cstheme="minorBidi"/>
                <w:noProof/>
              </w:rPr>
              <w:tab/>
            </w:r>
            <w:r w:rsidRPr="00DE7AC4" w:rsidDel="00DE7AC4">
              <w:rPr>
                <w:rPrChange w:id="256" w:author="Meulen van der, Leo L (INT)" w:date="2016-10-30T10:20:00Z">
                  <w:rPr>
                    <w:rStyle w:val="Hyperlink"/>
                    <w:noProof/>
                  </w:rPr>
                </w:rPrChange>
              </w:rPr>
              <w:delText>JSON</w:delText>
            </w:r>
            <w:r w:rsidDel="00DE7AC4">
              <w:rPr>
                <w:noProof/>
                <w:webHidden/>
              </w:rPr>
              <w:tab/>
            </w:r>
            <w:r w:rsidR="000B7B10" w:rsidDel="00DE7AC4">
              <w:rPr>
                <w:noProof/>
                <w:webHidden/>
              </w:rPr>
              <w:delText>29</w:delText>
            </w:r>
          </w:del>
        </w:p>
        <w:p w:rsidR="00F36089" w:rsidDel="00DE7AC4" w:rsidRDefault="00F36089">
          <w:pPr>
            <w:pStyle w:val="Inhopg2"/>
            <w:tabs>
              <w:tab w:val="left" w:pos="880"/>
              <w:tab w:val="right" w:leader="dot" w:pos="8211"/>
            </w:tabs>
            <w:rPr>
              <w:del w:id="257" w:author="Meulen van der, Leo L (INT)" w:date="2016-10-30T10:20:00Z"/>
              <w:rFonts w:asciiTheme="minorHAnsi" w:eastAsiaTheme="minorEastAsia" w:hAnsiTheme="minorHAnsi" w:cstheme="minorBidi"/>
              <w:noProof/>
            </w:rPr>
          </w:pPr>
          <w:del w:id="258" w:author="Meulen van der, Leo L (INT)" w:date="2016-10-30T10:20:00Z">
            <w:r w:rsidRPr="00DE7AC4" w:rsidDel="00DE7AC4">
              <w:rPr>
                <w:rPrChange w:id="259" w:author="Meulen van der, Leo L (INT)" w:date="2016-10-30T10:20:00Z">
                  <w:rPr>
                    <w:rStyle w:val="Hyperlink"/>
                    <w:noProof/>
                  </w:rPr>
                </w:rPrChange>
              </w:rPr>
              <w:delText>11.6</w:delText>
            </w:r>
            <w:r w:rsidDel="00DE7AC4">
              <w:rPr>
                <w:rFonts w:asciiTheme="minorHAnsi" w:eastAsiaTheme="minorEastAsia" w:hAnsiTheme="minorHAnsi" w:cstheme="minorBidi"/>
                <w:noProof/>
              </w:rPr>
              <w:tab/>
            </w:r>
            <w:r w:rsidRPr="00DE7AC4" w:rsidDel="00DE7AC4">
              <w:rPr>
                <w:rPrChange w:id="260" w:author="Meulen van der, Leo L (INT)" w:date="2016-10-30T10:20:00Z">
                  <w:rPr>
                    <w:rStyle w:val="Hyperlink"/>
                    <w:noProof/>
                  </w:rPr>
                </w:rPrChange>
              </w:rPr>
              <w:delText>Spelers.csv</w:delText>
            </w:r>
            <w:r w:rsidDel="00DE7AC4">
              <w:rPr>
                <w:noProof/>
                <w:webHidden/>
              </w:rPr>
              <w:tab/>
            </w:r>
            <w:r w:rsidR="000B7B10" w:rsidDel="00DE7AC4">
              <w:rPr>
                <w:noProof/>
                <w:webHidden/>
              </w:rPr>
              <w:delText>29</w:delText>
            </w:r>
          </w:del>
        </w:p>
        <w:p w:rsidR="003D28AD" w:rsidRDefault="003D28AD">
          <w:r>
            <w:rPr>
              <w:b/>
              <w:bCs/>
            </w:rPr>
            <w:fldChar w:fldCharType="end"/>
          </w:r>
        </w:p>
      </w:sdtContent>
    </w:sdt>
    <w:p w:rsidR="003D28AD" w:rsidRPr="003D28AD" w:rsidDel="00CD77B3" w:rsidRDefault="003D28AD" w:rsidP="003D28AD">
      <w:pPr>
        <w:rPr>
          <w:del w:id="261" w:author="Meulen van der, Leo L (INT)" w:date="2016-10-30T10:57:00Z"/>
        </w:rPr>
      </w:pPr>
    </w:p>
    <w:p w:rsidR="00510EA0" w:rsidRDefault="00510EA0" w:rsidP="0028190E">
      <w:pPr>
        <w:pStyle w:val="Kop1"/>
      </w:pPr>
      <w:bookmarkStart w:id="262" w:name="_Toc465588369"/>
      <w:r w:rsidRPr="0028190E">
        <w:t>Introductie</w:t>
      </w:r>
      <w:bookmarkEnd w:id="262"/>
    </w:p>
    <w:p w:rsidR="00022E8E" w:rsidRDefault="00292EC7">
      <w:r>
        <w:t xml:space="preserve">Deze handleiding beschrijft het gebruik van de </w:t>
      </w:r>
      <w:proofErr w:type="spellStart"/>
      <w:r>
        <w:t>indelingsoftware</w:t>
      </w:r>
      <w:proofErr w:type="spellEnd"/>
      <w:r>
        <w:t xml:space="preserve"> voor interne schaakcompetities. Naast het indelen is het ook mogelijk wedstrijdresultaten in te voeren en te verwerken tot een nieuwe stand. Op basis van deze nieuwe stand kan er vervolgens weer een indeling gemaakt worden, </w:t>
      </w:r>
      <w:del w:id="263" w:author="Meulen van der, Leo L (INT)" w:date="2016-10-30T10:10:00Z">
        <w:r w:rsidDel="00DE7AC4">
          <w:delText>etc</w:delText>
        </w:r>
      </w:del>
      <w:proofErr w:type="spellStart"/>
      <w:ins w:id="264" w:author="Meulen van der, Leo L (INT)" w:date="2016-10-30T10:10:00Z">
        <w:r w:rsidR="00DE7AC4">
          <w:t>etcetera</w:t>
        </w:r>
      </w:ins>
      <w:proofErr w:type="spellEnd"/>
      <w:r>
        <w:t>.</w:t>
      </w:r>
    </w:p>
    <w:p w:rsidR="00292EC7" w:rsidRDefault="00292EC7">
      <w:r>
        <w:t>De resultaten kunnen worden geëxporteerd voor bijvoorbeeld publicatie op een website maar ook de bestandsformaten van de KNSB en de OSBO worden ondersteund voor verwerking in de ELO-rating.</w:t>
      </w:r>
    </w:p>
    <w:p w:rsidR="00292EC7" w:rsidRDefault="00292EC7">
      <w:r>
        <w:t xml:space="preserve">De software </w:t>
      </w:r>
      <w:del w:id="265" w:author="Meulen van der, Leo L (INT)" w:date="2016-10-30T10:10:00Z">
        <w:r w:rsidDel="00DE7AC4">
          <w:delText xml:space="preserve">wordt </w:delText>
        </w:r>
      </w:del>
      <w:ins w:id="266" w:author="Meulen van der, Leo L (INT)" w:date="2016-10-30T10:10:00Z">
        <w:r w:rsidR="00DE7AC4">
          <w:t xml:space="preserve">is </w:t>
        </w:r>
      </w:ins>
      <w:r>
        <w:t xml:space="preserve">gepubliceerd onder de GPL 3.0 licentie en is te vinden op </w:t>
      </w:r>
      <w:proofErr w:type="spellStart"/>
      <w:r>
        <w:t>GitHub</w:t>
      </w:r>
      <w:proofErr w:type="spellEnd"/>
      <w:r>
        <w:t xml:space="preserve">: </w:t>
      </w:r>
      <w:hyperlink r:id="rId9" w:history="1">
        <w:r w:rsidRPr="00775C43">
          <w:rPr>
            <w:rStyle w:val="Hyperlink"/>
          </w:rPr>
          <w:t>https://github.com/lmeulen/IJC_UI</w:t>
        </w:r>
      </w:hyperlink>
      <w:r>
        <w:t>.</w:t>
      </w:r>
    </w:p>
    <w:p w:rsidR="00292EC7" w:rsidRDefault="003D28AD">
      <w:r>
        <w:t>Het hoofdscherm van de applicatie ziet er als volgt uit:</w:t>
      </w:r>
    </w:p>
    <w:p w:rsidR="003D28AD" w:rsidRDefault="009A4721">
      <w:ins w:id="267" w:author="Meulen van der, Leo L (INT)" w:date="2016-10-30T16:23:00Z">
        <w:r>
          <w:rPr>
            <w:noProof/>
          </w:rPr>
          <w:drawing>
            <wp:inline distT="0" distB="0" distL="0" distR="0" wp14:anchorId="31A0AE3A" wp14:editId="7C48C1A8">
              <wp:extent cx="5220335" cy="3041403"/>
              <wp:effectExtent l="0" t="0" r="0" b="698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20335" cy="3041403"/>
                      </a:xfrm>
                      <a:prstGeom prst="rect">
                        <a:avLst/>
                      </a:prstGeom>
                    </pic:spPr>
                  </pic:pic>
                </a:graphicData>
              </a:graphic>
            </wp:inline>
          </w:drawing>
        </w:r>
      </w:ins>
      <w:del w:id="268" w:author="Meulen van der, Leo L (INT)" w:date="2016-10-30T16:24:00Z">
        <w:r w:rsidR="003D28AD" w:rsidDel="009A4721">
          <w:rPr>
            <w:noProof/>
          </w:rPr>
          <w:drawing>
            <wp:inline distT="0" distB="0" distL="0" distR="0" wp14:anchorId="0E3A3B07" wp14:editId="6AF72BB8">
              <wp:extent cx="5220335" cy="3041403"/>
              <wp:effectExtent l="0" t="0" r="0" b="6985"/>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20335" cy="3041403"/>
                      </a:xfrm>
                      <a:prstGeom prst="rect">
                        <a:avLst/>
                      </a:prstGeom>
                    </pic:spPr>
                  </pic:pic>
                </a:graphicData>
              </a:graphic>
            </wp:inline>
          </w:drawing>
        </w:r>
      </w:del>
    </w:p>
    <w:p w:rsidR="00022E8E" w:rsidRDefault="00292EC7" w:rsidP="0028190E">
      <w:pPr>
        <w:pStyle w:val="Kop1"/>
      </w:pPr>
      <w:bookmarkStart w:id="269" w:name="_Toc465588370"/>
      <w:r>
        <w:t>Quick Start</w:t>
      </w:r>
      <w:bookmarkEnd w:id="269"/>
    </w:p>
    <w:p w:rsidR="00510EA0" w:rsidRDefault="00510EA0" w:rsidP="00510EA0">
      <w:r>
        <w:t xml:space="preserve">Om de software te gebruiken zijn </w:t>
      </w:r>
      <w:del w:id="270" w:author="Meulen van der, Leo L (INT)" w:date="2016-10-30T10:10:00Z">
        <w:r w:rsidDel="00DE7AC4">
          <w:delText xml:space="preserve">er </w:delText>
        </w:r>
      </w:del>
      <w:r>
        <w:t>een aantal bestanden nodig:</w:t>
      </w:r>
    </w:p>
    <w:p w:rsidR="00510EA0" w:rsidRPr="00510EA0" w:rsidRDefault="00510EA0" w:rsidP="00510EA0">
      <w:pPr>
        <w:pStyle w:val="Lijstalinea"/>
        <w:numPr>
          <w:ilvl w:val="0"/>
          <w:numId w:val="3"/>
        </w:numPr>
        <w:rPr>
          <w:b/>
        </w:rPr>
      </w:pPr>
      <w:r>
        <w:rPr>
          <w:b/>
          <w:lang w:val="fr-FR"/>
        </w:rPr>
        <w:t>IJ</w:t>
      </w:r>
      <w:r w:rsidRPr="00510EA0">
        <w:rPr>
          <w:b/>
          <w:lang w:val="fr-FR"/>
        </w:rPr>
        <w:t>C_UI.jar</w:t>
      </w:r>
      <w:r w:rsidRPr="00510EA0">
        <w:rPr>
          <w:lang w:val="fr-FR"/>
        </w:rPr>
        <w:t xml:space="preserve"> – Dit </w:t>
      </w:r>
      <w:proofErr w:type="spellStart"/>
      <w:r w:rsidRPr="00510EA0">
        <w:rPr>
          <w:lang w:val="fr-FR"/>
        </w:rPr>
        <w:t>is</w:t>
      </w:r>
      <w:proofErr w:type="spellEnd"/>
      <w:r w:rsidRPr="00510EA0">
        <w:rPr>
          <w:lang w:val="fr-FR"/>
        </w:rPr>
        <w:t xml:space="preserve"> de </w:t>
      </w:r>
      <w:proofErr w:type="spellStart"/>
      <w:r w:rsidRPr="00510EA0">
        <w:rPr>
          <w:lang w:val="fr-FR"/>
        </w:rPr>
        <w:t>applicatie</w:t>
      </w:r>
      <w:proofErr w:type="spellEnd"/>
      <w:r w:rsidRPr="00510EA0">
        <w:rPr>
          <w:lang w:val="fr-FR"/>
        </w:rPr>
        <w:t xml:space="preserve"> </w:t>
      </w:r>
      <w:proofErr w:type="spellStart"/>
      <w:r w:rsidRPr="00510EA0">
        <w:rPr>
          <w:lang w:val="fr-FR"/>
        </w:rPr>
        <w:t>executable</w:t>
      </w:r>
      <w:proofErr w:type="spellEnd"/>
      <w:r w:rsidRPr="00510EA0">
        <w:rPr>
          <w:lang w:val="fr-FR"/>
        </w:rPr>
        <w:t xml:space="preserve">. </w:t>
      </w:r>
      <w:r w:rsidRPr="00510EA0">
        <w:t>Java 1.7 of hoger is benodigd om deze uit te voeren.</w:t>
      </w:r>
    </w:p>
    <w:p w:rsidR="00510EA0" w:rsidRPr="00510EA0" w:rsidRDefault="00510EA0" w:rsidP="00510EA0">
      <w:pPr>
        <w:pStyle w:val="Lijstalinea"/>
        <w:numPr>
          <w:ilvl w:val="0"/>
          <w:numId w:val="3"/>
        </w:numPr>
        <w:rPr>
          <w:b/>
        </w:rPr>
      </w:pPr>
      <w:r w:rsidRPr="00510EA0">
        <w:rPr>
          <w:b/>
        </w:rPr>
        <w:t>IJC_UI.bat</w:t>
      </w:r>
      <w:r w:rsidRPr="00510EA0">
        <w:t xml:space="preserve"> – Windows </w:t>
      </w:r>
      <w:del w:id="271" w:author="Meulen van der, Leo L (INT)" w:date="2016-10-30T10:11:00Z">
        <w:r w:rsidRPr="00510EA0" w:rsidDel="00DE7AC4">
          <w:delText xml:space="preserve">batch file </w:delText>
        </w:r>
      </w:del>
      <w:ins w:id="272" w:author="Meulen van der, Leo L (INT)" w:date="2016-10-30T10:11:00Z">
        <w:r w:rsidR="00DE7AC4">
          <w:t xml:space="preserve">bestand </w:t>
        </w:r>
      </w:ins>
      <w:r w:rsidRPr="00510EA0">
        <w:t>om de applicatie te starten met de benodigde parameters (m</w:t>
      </w:r>
      <w:ins w:id="273" w:author="Meulen van der, Leo L (INT)" w:date="2016-10-30T10:10:00Z">
        <w:r w:rsidR="00DE7AC4">
          <w:t xml:space="preserve">et </w:t>
        </w:r>
      </w:ins>
      <w:del w:id="274" w:author="Meulen van der, Leo L (INT)" w:date="2016-10-30T10:10:00Z">
        <w:r w:rsidRPr="00510EA0" w:rsidDel="00DE7AC4">
          <w:delText>.</w:delText>
        </w:r>
      </w:del>
      <w:r w:rsidRPr="00510EA0">
        <w:t>n</w:t>
      </w:r>
      <w:ins w:id="275" w:author="Meulen van der, Leo L (INT)" w:date="2016-10-30T10:10:00Z">
        <w:r w:rsidR="00DE7AC4">
          <w:t>ame</w:t>
        </w:r>
      </w:ins>
      <w:del w:id="276" w:author="Meulen van der, Leo L (INT)" w:date="2016-10-30T10:10:00Z">
        <w:r w:rsidRPr="00510EA0" w:rsidDel="00DE7AC4">
          <w:delText>.</w:delText>
        </w:r>
      </w:del>
      <w:r w:rsidRPr="00510EA0">
        <w:t xml:space="preserve"> </w:t>
      </w:r>
      <w:proofErr w:type="spellStart"/>
      <w:r>
        <w:t>logging</w:t>
      </w:r>
      <w:proofErr w:type="spellEnd"/>
      <w:r>
        <w:t>)</w:t>
      </w:r>
    </w:p>
    <w:p w:rsidR="00510EA0" w:rsidRPr="00510EA0" w:rsidRDefault="00510EA0" w:rsidP="00510EA0">
      <w:pPr>
        <w:pStyle w:val="Lijstalinea"/>
        <w:numPr>
          <w:ilvl w:val="0"/>
          <w:numId w:val="3"/>
        </w:numPr>
        <w:rPr>
          <w:b/>
        </w:rPr>
      </w:pPr>
      <w:proofErr w:type="spellStart"/>
      <w:r>
        <w:rPr>
          <w:b/>
        </w:rPr>
        <w:t>configurat</w:t>
      </w:r>
      <w:r w:rsidRPr="00510EA0">
        <w:rPr>
          <w:b/>
        </w:rPr>
        <w:t>ie.json</w:t>
      </w:r>
      <w:proofErr w:type="spellEnd"/>
      <w:r>
        <w:t xml:space="preserve"> – Dit bestand bevat de configuratie gegevens voor de applicatie (optioneel). Wordt automatisch aangemaakt bij het gebruik van de software.</w:t>
      </w:r>
    </w:p>
    <w:p w:rsidR="00510EA0" w:rsidRPr="00DE7AC4" w:rsidRDefault="00510EA0" w:rsidP="00510EA0">
      <w:pPr>
        <w:pStyle w:val="Lijstalinea"/>
        <w:numPr>
          <w:ilvl w:val="0"/>
          <w:numId w:val="3"/>
        </w:numPr>
        <w:rPr>
          <w:ins w:id="277" w:author="Meulen van der, Leo L (INT)" w:date="2016-10-30T10:12:00Z"/>
          <w:b/>
          <w:rPrChange w:id="278" w:author="Meulen van der, Leo L (INT)" w:date="2016-10-30T10:12:00Z">
            <w:rPr>
              <w:ins w:id="279" w:author="Meulen van der, Leo L (INT)" w:date="2016-10-30T10:12:00Z"/>
            </w:rPr>
          </w:rPrChange>
        </w:rPr>
      </w:pPr>
      <w:proofErr w:type="spellStart"/>
      <w:r w:rsidRPr="00510EA0">
        <w:rPr>
          <w:b/>
        </w:rPr>
        <w:t>status.json</w:t>
      </w:r>
      <w:proofErr w:type="spellEnd"/>
      <w:r>
        <w:t xml:space="preserve"> – Dit bestand bevat de gegevens van de competitie (optioneel). Wordt automatisch aangemaakt bij gebruik van de software.</w:t>
      </w:r>
    </w:p>
    <w:p w:rsidR="00DE7AC4" w:rsidRPr="00A4604B" w:rsidRDefault="00DE7AC4" w:rsidP="00510EA0">
      <w:pPr>
        <w:pStyle w:val="Lijstalinea"/>
        <w:numPr>
          <w:ilvl w:val="0"/>
          <w:numId w:val="3"/>
        </w:numPr>
        <w:rPr>
          <w:b/>
        </w:rPr>
      </w:pPr>
      <w:proofErr w:type="spellStart"/>
      <w:ins w:id="280" w:author="Meulen van der, Leo L (INT)" w:date="2016-10-30T10:12:00Z">
        <w:r>
          <w:rPr>
            <w:b/>
          </w:rPr>
          <w:t>Logging.properties</w:t>
        </w:r>
        <w:proofErr w:type="spellEnd"/>
        <w:r>
          <w:rPr>
            <w:b/>
          </w:rPr>
          <w:t xml:space="preserve"> </w:t>
        </w:r>
      </w:ins>
      <w:ins w:id="281" w:author="Meulen van der, Leo L (INT)" w:date="2016-10-30T10:13:00Z">
        <w:r>
          <w:t>Configuratiebestand dat specificeert wat er wordt gelogd naar de log bestanden. In principe is de standaard meegeleverde versie afdoende en hoeft niet aangepast te worden</w:t>
        </w:r>
      </w:ins>
    </w:p>
    <w:p w:rsidR="00A4604B" w:rsidRPr="00A4604B" w:rsidRDefault="00A4604B" w:rsidP="00510EA0">
      <w:pPr>
        <w:pStyle w:val="Lijstalinea"/>
        <w:numPr>
          <w:ilvl w:val="0"/>
          <w:numId w:val="3"/>
        </w:numPr>
        <w:rPr>
          <w:b/>
        </w:rPr>
      </w:pPr>
      <w:r>
        <w:rPr>
          <w:b/>
        </w:rPr>
        <w:t xml:space="preserve">Empty.xlsx – </w:t>
      </w:r>
      <w:r>
        <w:t>Speelschema template</w:t>
      </w:r>
    </w:p>
    <w:p w:rsidR="00A4604B" w:rsidRPr="00510EA0" w:rsidRDefault="00A4604B" w:rsidP="00510EA0">
      <w:pPr>
        <w:pStyle w:val="Lijstalinea"/>
        <w:numPr>
          <w:ilvl w:val="0"/>
          <w:numId w:val="3"/>
        </w:numPr>
        <w:rPr>
          <w:b/>
        </w:rPr>
      </w:pPr>
      <w:r>
        <w:rPr>
          <w:b/>
        </w:rPr>
        <w:t xml:space="preserve">Leeg.docx </w:t>
      </w:r>
      <w:r w:rsidRPr="00A4604B">
        <w:t>–</w:t>
      </w:r>
      <w:r>
        <w:t xml:space="preserve"> Intekenlijst template</w:t>
      </w:r>
    </w:p>
    <w:p w:rsidR="00510EA0" w:rsidRDefault="00510EA0" w:rsidP="00510EA0">
      <w:pPr>
        <w:rPr>
          <w:ins w:id="282" w:author="Meulen van der, Leo L (INT)" w:date="2016-10-30T10:13:00Z"/>
        </w:rPr>
      </w:pPr>
      <w:r>
        <w:t>Voor deze Quick Start wordt er vanuit gegaan dat er een statusbestand</w:t>
      </w:r>
      <w:ins w:id="283" w:author="Meulen van der, Leo L (INT)" w:date="2016-10-30T10:10:00Z">
        <w:r w:rsidR="00DE7AC4">
          <w:t xml:space="preserve"> (</w:t>
        </w:r>
        <w:proofErr w:type="spellStart"/>
        <w:r w:rsidR="00DE7AC4">
          <w:t>status.json</w:t>
        </w:r>
        <w:proofErr w:type="spellEnd"/>
        <w:r w:rsidR="00DE7AC4">
          <w:t>)</w:t>
        </w:r>
      </w:ins>
      <w:r>
        <w:t xml:space="preserve"> met een schaakcompetitie beschikbaar is.</w:t>
      </w:r>
      <w:ins w:id="284" w:author="Meulen van der, Leo L (INT)" w:date="2016-10-30T10:11:00Z">
        <w:r w:rsidR="00DE7AC4">
          <w:t xml:space="preserve"> Alle bestanden moeten in dezelfde directory staan, waarna de applicatie gestart wordt middels IJC_UI.bat</w:t>
        </w:r>
      </w:ins>
      <w:ins w:id="285" w:author="Meulen van der, Leo L (INT)" w:date="2016-10-30T10:13:00Z">
        <w:r w:rsidR="00DE7AC4">
          <w:t>:</w:t>
        </w:r>
      </w:ins>
    </w:p>
    <w:p w:rsidR="00DE7AC4" w:rsidRDefault="00DE7AC4" w:rsidP="00510EA0">
      <w:ins w:id="286" w:author="Meulen van der, Leo L (INT)" w:date="2016-10-30T10:14:00Z">
        <w:r>
          <w:rPr>
            <w:noProof/>
          </w:rPr>
          <w:drawing>
            <wp:inline distT="0" distB="0" distL="0" distR="0" wp14:anchorId="27552A2E" wp14:editId="093FF59D">
              <wp:extent cx="4416809" cy="2009775"/>
              <wp:effectExtent l="0" t="0" r="317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17347" cy="2010020"/>
                      </a:xfrm>
                      <a:prstGeom prst="rect">
                        <a:avLst/>
                      </a:prstGeom>
                      <a:ln>
                        <a:noFill/>
                      </a:ln>
                      <a:effectLst>
                        <a:softEdge rad="112500"/>
                      </a:effectLst>
                    </pic:spPr>
                  </pic:pic>
                </a:graphicData>
              </a:graphic>
            </wp:inline>
          </w:drawing>
        </w:r>
      </w:ins>
    </w:p>
    <w:p w:rsidR="003D28AD" w:rsidRDefault="003D28AD" w:rsidP="00510EA0">
      <w:r>
        <w:t>Op een competitieavond worden de volgende stappen doorlopen:</w:t>
      </w:r>
    </w:p>
    <w:p w:rsidR="003D28AD" w:rsidRDefault="003D28AD" w:rsidP="003D28AD">
      <w:pPr>
        <w:pStyle w:val="Lijstalinea"/>
        <w:numPr>
          <w:ilvl w:val="0"/>
          <w:numId w:val="4"/>
        </w:numPr>
      </w:pPr>
      <w:r w:rsidRPr="003D28AD">
        <w:t>Aan- en afwezig melden van de spelers</w:t>
      </w:r>
      <w:r>
        <w:t>.</w:t>
      </w:r>
    </w:p>
    <w:p w:rsidR="003D28AD" w:rsidRDefault="003D28AD" w:rsidP="003D28AD">
      <w:pPr>
        <w:pStyle w:val="Lijstalinea"/>
        <w:numPr>
          <w:ilvl w:val="0"/>
          <w:numId w:val="4"/>
        </w:numPr>
      </w:pPr>
      <w:r>
        <w:t>Aanwezige spelers indelen in wedstrijden</w:t>
      </w:r>
    </w:p>
    <w:p w:rsidR="003D28AD" w:rsidRDefault="003D28AD" w:rsidP="003D28AD">
      <w:pPr>
        <w:pStyle w:val="Lijstalinea"/>
        <w:numPr>
          <w:ilvl w:val="0"/>
          <w:numId w:val="4"/>
        </w:numPr>
      </w:pPr>
      <w:r>
        <w:t>Speelschema exporteren</w:t>
      </w:r>
    </w:p>
    <w:p w:rsidR="003D28AD" w:rsidRDefault="003D28AD" w:rsidP="003D28AD">
      <w:pPr>
        <w:pStyle w:val="Lijstalinea"/>
        <w:numPr>
          <w:ilvl w:val="0"/>
          <w:numId w:val="4"/>
        </w:numPr>
      </w:pPr>
      <w:r>
        <w:t>Wedstrijdresultaten invoeren</w:t>
      </w:r>
    </w:p>
    <w:p w:rsidR="003D28AD" w:rsidRDefault="003D28AD" w:rsidP="003D28AD">
      <w:pPr>
        <w:pStyle w:val="Lijstalinea"/>
        <w:numPr>
          <w:ilvl w:val="0"/>
          <w:numId w:val="4"/>
        </w:numPr>
      </w:pPr>
      <w:r>
        <w:t>Resultaten verwerken tot een nieuwe stand</w:t>
      </w:r>
    </w:p>
    <w:p w:rsidR="003D28AD" w:rsidRDefault="003D28AD" w:rsidP="003D28AD">
      <w:r>
        <w:t>Hieronder worden deze stappen verder toegelicht</w:t>
      </w:r>
      <w:ins w:id="287" w:author="Meulen van der, Leo L (INT)" w:date="2016-10-30T10:14:00Z">
        <w:r w:rsidR="00DE7AC4">
          <w:t>.</w:t>
        </w:r>
      </w:ins>
    </w:p>
    <w:p w:rsidR="003D28AD" w:rsidRDefault="003D28AD" w:rsidP="009733A9">
      <w:pPr>
        <w:pStyle w:val="Kop2"/>
      </w:pPr>
      <w:bookmarkStart w:id="288" w:name="_Toc465588371"/>
      <w:r>
        <w:t>Aan</w:t>
      </w:r>
      <w:r w:rsidR="008A2553">
        <w:t>-</w:t>
      </w:r>
      <w:r>
        <w:t xml:space="preserve"> en </w:t>
      </w:r>
      <w:r w:rsidRPr="0028190E">
        <w:t>afwezig</w:t>
      </w:r>
      <w:r>
        <w:t xml:space="preserve"> melden van spelers</w:t>
      </w:r>
      <w:bookmarkEnd w:id="288"/>
    </w:p>
    <w:p w:rsidR="003D28AD" w:rsidRDefault="003D28AD" w:rsidP="003D28AD">
      <w:pPr>
        <w:rPr>
          <w:noProof/>
        </w:rPr>
      </w:pPr>
      <w:r>
        <w:t xml:space="preserve">Niet elke competitieronde zullen alle spelers aanwezig zijn. De indeling begint </w:t>
      </w:r>
      <w:del w:id="289" w:author="Meulen van der, Leo L (INT)" w:date="2016-10-30T10:14:00Z">
        <w:r w:rsidDel="00DE7AC4">
          <w:delText xml:space="preserve">dus </w:delText>
        </w:r>
      </w:del>
      <w:ins w:id="290" w:author="Meulen van der, Leo L (INT)" w:date="2016-10-30T10:14:00Z">
        <w:r w:rsidR="00DE7AC4">
          <w:t xml:space="preserve">daarom </w:t>
        </w:r>
      </w:ins>
      <w:r>
        <w:t>met het aan- en afwezig melden van de spelers. Zorg ervoor dat de stand ‘Automatisch’ is ingeschakeld. Indien dit niet het geval is, kan dit door op de rode Auto knop te drukken (linksboven</w:t>
      </w:r>
      <w:ins w:id="291" w:author="Meulen van der, Leo L (INT)" w:date="2016-10-30T10:15:00Z">
        <w:r w:rsidR="00DE7AC4">
          <w:t xml:space="preserve"> op het scherm</w:t>
        </w:r>
      </w:ins>
      <w:r>
        <w:t>). Onderstaand voorbeeld toont dat de applicatie in stand Automatisch staat.</w:t>
      </w:r>
    </w:p>
    <w:p w:rsidR="003D28AD" w:rsidRPr="003D28AD" w:rsidRDefault="003D28AD" w:rsidP="003D28AD">
      <w:r>
        <w:rPr>
          <w:noProof/>
        </w:rPr>
        <mc:AlternateContent>
          <mc:Choice Requires="wps">
            <w:drawing>
              <wp:anchor distT="0" distB="0" distL="114300" distR="114300" simplePos="0" relativeHeight="251678720" behindDoc="0" locked="0" layoutInCell="1" allowOverlap="1" wp14:anchorId="75BE45C6" wp14:editId="1F87B08C">
                <wp:simplePos x="0" y="0"/>
                <wp:positionH relativeFrom="column">
                  <wp:posOffset>-55880</wp:posOffset>
                </wp:positionH>
                <wp:positionV relativeFrom="paragraph">
                  <wp:posOffset>179705</wp:posOffset>
                </wp:positionV>
                <wp:extent cx="847725" cy="361950"/>
                <wp:effectExtent l="0" t="0" r="28575" b="19050"/>
                <wp:wrapNone/>
                <wp:docPr id="84" name="Ovaal 84"/>
                <wp:cNvGraphicFramePr/>
                <a:graphic xmlns:a="http://schemas.openxmlformats.org/drawingml/2006/main">
                  <a:graphicData uri="http://schemas.microsoft.com/office/word/2010/wordprocessingShape">
                    <wps:wsp>
                      <wps:cNvSpPr/>
                      <wps:spPr>
                        <a:xfrm>
                          <a:off x="0" y="0"/>
                          <a:ext cx="847725" cy="361950"/>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al 84" o:spid="_x0000_s1026" style="position:absolute;margin-left:-4.4pt;margin-top:14.15pt;width:66.75pt;height:2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" filled="f" strokecolor="#b32c16 [3206]" strokeweight="2pt"/>
            </w:pict>
          </mc:Fallback>
        </mc:AlternateContent>
      </w:r>
      <w:r>
        <w:rPr>
          <w:noProof/>
        </w:rPr>
        <w:drawing>
          <wp:inline distT="0" distB="0" distL="0" distR="0" wp14:anchorId="338CA8D3" wp14:editId="363588CF">
            <wp:extent cx="3219450" cy="781112"/>
            <wp:effectExtent l="0" t="0" r="0" b="0"/>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44296" b="76802"/>
                    <a:stretch/>
                  </pic:blipFill>
                  <pic:spPr bwMode="auto">
                    <a:xfrm>
                      <a:off x="0" y="0"/>
                      <a:ext cx="3222552" cy="78186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3D28AD" w:rsidRDefault="008A2553" w:rsidP="003D28AD">
      <w:r>
        <w:t xml:space="preserve">In deze stand worden de aan- en afmeldingen automatisch verwerkt </w:t>
      </w:r>
      <w:del w:id="292" w:author="Meulen van der, Leo L (INT)" w:date="2016-10-30T10:15:00Z">
        <w:r w:rsidDel="00DE7AC4">
          <w:delText xml:space="preserve">tot </w:delText>
        </w:r>
      </w:del>
      <w:ins w:id="293" w:author="Meulen van der, Leo L (INT)" w:date="2016-10-30T10:15:00Z">
        <w:r w:rsidR="00DE7AC4">
          <w:t xml:space="preserve">in </w:t>
        </w:r>
      </w:ins>
      <w:r>
        <w:t>de wedstrijdgroepen en vervolgens worden deze groepen automatisch ingedeeld.</w:t>
      </w:r>
    </w:p>
    <w:p w:rsidR="008A2553" w:rsidDel="009A4721" w:rsidRDefault="008A2553" w:rsidP="003D28AD">
      <w:pPr>
        <w:rPr>
          <w:del w:id="294" w:author="Meulen van der, Leo L (INT)" w:date="2016-10-30T16:25:00Z"/>
        </w:rPr>
      </w:pPr>
      <w:r>
        <w:t xml:space="preserve">Aan- en afmelden van een speler gebeurt door het vakje voor zijn naam te selecteren. Indien hier een vinkje in staat, is de speler </w:t>
      </w:r>
      <w:del w:id="295" w:author="Meulen van der, Leo L (INT)" w:date="2016-10-30T10:15:00Z">
        <w:r w:rsidDel="00DE7AC4">
          <w:delText xml:space="preserve">afwezig </w:delText>
        </w:r>
      </w:del>
      <w:ins w:id="296" w:author="Meulen van der, Leo L (INT)" w:date="2016-10-30T10:15:00Z">
        <w:r w:rsidR="00DE7AC4">
          <w:t xml:space="preserve">aanwezig </w:t>
        </w:r>
      </w:ins>
      <w:r>
        <w:t xml:space="preserve">en een leeg vakje betekent dat hij afwezig is. Standaard zijn alle spelers </w:t>
      </w:r>
      <w:commentRangeStart w:id="297"/>
      <w:r>
        <w:t>aanwezig</w:t>
      </w:r>
      <w:commentRangeEnd w:id="297"/>
      <w:r w:rsidR="00DE7AC4">
        <w:rPr>
          <w:rStyle w:val="Verwijzingopmerking"/>
        </w:rPr>
        <w:commentReference w:id="297"/>
      </w:r>
      <w:r>
        <w:t>.</w:t>
      </w:r>
    </w:p>
    <w:p w:rsidR="008A2553" w:rsidDel="009A4721" w:rsidRDefault="008A2553" w:rsidP="003D28AD">
      <w:pPr>
        <w:rPr>
          <w:del w:id="298" w:author="Meulen van der, Leo L (INT)" w:date="2016-10-30T16:25:00Z"/>
          <w:noProof/>
        </w:rPr>
      </w:pPr>
    </w:p>
    <w:p w:rsidR="008A2553" w:rsidRDefault="008A2553" w:rsidP="003D28AD">
      <w:pPr>
        <w:rPr>
          <w:ins w:id="299" w:author="Meulen van der, Leo L (INT)" w:date="2016-10-30T16:24:00Z"/>
        </w:rPr>
      </w:pPr>
      <w:del w:id="300" w:author="Meulen van der, Leo L (INT)" w:date="2016-10-30T16:25:00Z">
        <w:r w:rsidDel="009A4721">
          <w:rPr>
            <w:noProof/>
          </w:rPr>
          <w:drawing>
            <wp:inline distT="0" distB="0" distL="0" distR="0" wp14:anchorId="3ECE4517" wp14:editId="0A3D5FAC">
              <wp:extent cx="1836480" cy="1323975"/>
              <wp:effectExtent l="0" t="0" r="0"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566" t="19123" r="64021" b="42007"/>
                      <a:stretch/>
                    </pic:blipFill>
                    <pic:spPr bwMode="auto">
                      <a:xfrm>
                        <a:off x="0" y="0"/>
                        <a:ext cx="1838251" cy="132525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del>
    </w:p>
    <w:p w:rsidR="009A4721" w:rsidRDefault="009A4721" w:rsidP="003D28AD">
      <w:r>
        <w:rPr>
          <w:noProof/>
        </w:rPr>
        <mc:AlternateContent>
          <mc:Choice Requires="wps">
            <w:drawing>
              <wp:anchor distT="0" distB="0" distL="114300" distR="114300" simplePos="0" relativeHeight="251680768" behindDoc="0" locked="0" layoutInCell="1" allowOverlap="1" wp14:anchorId="6F8BF491" wp14:editId="67324985">
                <wp:simplePos x="0" y="0"/>
                <wp:positionH relativeFrom="column">
                  <wp:posOffset>-74930</wp:posOffset>
                </wp:positionH>
                <wp:positionV relativeFrom="paragraph">
                  <wp:posOffset>160655</wp:posOffset>
                </wp:positionV>
                <wp:extent cx="428625" cy="1381125"/>
                <wp:effectExtent l="0" t="0" r="28575" b="28575"/>
                <wp:wrapNone/>
                <wp:docPr id="86" name="Ovaal 86"/>
                <wp:cNvGraphicFramePr/>
                <a:graphic xmlns:a="http://schemas.openxmlformats.org/drawingml/2006/main">
                  <a:graphicData uri="http://schemas.microsoft.com/office/word/2010/wordprocessingShape">
                    <wps:wsp>
                      <wps:cNvSpPr/>
                      <wps:spPr>
                        <a:xfrm>
                          <a:off x="0" y="0"/>
                          <a:ext cx="428625" cy="1381125"/>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al 86" o:spid="_x0000_s1026" style="position:absolute;margin-left:-5.9pt;margin-top:12.65pt;width:33.75pt;height:10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" filled="f" strokecolor="#b32c16 [3206]" strokeweight="2pt"/>
            </w:pict>
          </mc:Fallback>
        </mc:AlternateContent>
      </w:r>
      <w:ins w:id="301" w:author="Meulen van der, Leo L (INT)" w:date="2016-10-30T16:24:00Z">
        <w:r>
          <w:rPr>
            <w:noProof/>
          </w:rPr>
          <w:drawing>
            <wp:inline distT="0" distB="0" distL="0" distR="0" wp14:anchorId="0F3B7445" wp14:editId="76E845B1">
              <wp:extent cx="1543050" cy="154305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028" t="19123" r="64385" b="30093"/>
                      <a:stretch/>
                    </pic:blipFill>
                    <pic:spPr bwMode="auto">
                      <a:xfrm>
                        <a:off x="0" y="0"/>
                        <a:ext cx="1544537" cy="154453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ins>
    </w:p>
    <w:p w:rsidR="008A2553" w:rsidRDefault="008A2553" w:rsidP="003D28AD">
      <w:r>
        <w:t>Door op de kolomnaam (‘</w:t>
      </w:r>
      <w:proofErr w:type="spellStart"/>
      <w:r>
        <w:t>Aanw</w:t>
      </w:r>
      <w:proofErr w:type="spellEnd"/>
      <w:r>
        <w:t xml:space="preserve">’) te klikken worden alle spelers aan- of afgemeld. </w:t>
      </w:r>
      <w:del w:id="302" w:author="Meulen van der, Leo L (INT)" w:date="2016-10-30T10:16:00Z">
        <w:r w:rsidDel="00DE7AC4">
          <w:delText xml:space="preserve">Indien de meeste spelers aanwezig zijn, wordt de hele groep afgemeld en vice versa. </w:delText>
        </w:r>
      </w:del>
      <w:r>
        <w:t>Hierna kan nog steeds per speler zijn aanwezigheid worden vastgelegd.</w:t>
      </w:r>
    </w:p>
    <w:p w:rsidR="008A2553" w:rsidRDefault="00707BE3" w:rsidP="0028190E">
      <w:pPr>
        <w:pStyle w:val="Kop2"/>
      </w:pPr>
      <w:bookmarkStart w:id="303" w:name="_Toc465588372"/>
      <w:r>
        <w:t>Aanwezige spelers indelen in wedstrijden</w:t>
      </w:r>
      <w:bookmarkEnd w:id="303"/>
    </w:p>
    <w:p w:rsidR="00707BE3" w:rsidDel="009A4721" w:rsidRDefault="00707BE3" w:rsidP="00707BE3">
      <w:pPr>
        <w:rPr>
          <w:del w:id="304" w:author="Meulen van der, Leo L (INT)" w:date="2016-10-30T16:26:00Z"/>
          <w:noProof/>
        </w:rPr>
      </w:pPr>
      <w:del w:id="305" w:author="Meulen van der, Leo L (INT)" w:date="2016-10-30T10:16:00Z">
        <w:r w:rsidDel="00DE7AC4">
          <w:delText xml:space="preserve">Tijdens </w:delText>
        </w:r>
      </w:del>
      <w:ins w:id="306" w:author="Meulen van der, Leo L (INT)" w:date="2016-10-30T10:16:00Z">
        <w:r w:rsidR="00DE7AC4">
          <w:t xml:space="preserve">Gedurende </w:t>
        </w:r>
      </w:ins>
      <w:r>
        <w:t xml:space="preserve">het aan- en afmelden van spelers </w:t>
      </w:r>
      <w:del w:id="307" w:author="Meulen van der, Leo L (INT)" w:date="2016-10-30T10:16:00Z">
        <w:r w:rsidDel="00DE7AC4">
          <w:delText xml:space="preserve">zijn </w:delText>
        </w:r>
      </w:del>
      <w:ins w:id="308" w:author="Meulen van der, Leo L (INT)" w:date="2016-10-30T10:16:00Z">
        <w:r w:rsidR="00DE7AC4">
          <w:t xml:space="preserve">worden </w:t>
        </w:r>
      </w:ins>
      <w:r>
        <w:t xml:space="preserve">de aanwezigheidstabellen continu bijgewerkt en </w:t>
      </w:r>
      <w:del w:id="309" w:author="Meulen van der, Leo L (INT)" w:date="2016-10-30T10:16:00Z">
        <w:r w:rsidDel="00DE7AC4">
          <w:delText xml:space="preserve">zijn </w:delText>
        </w:r>
      </w:del>
      <w:ins w:id="310" w:author="Meulen van der, Leo L (INT)" w:date="2016-10-30T10:16:00Z">
        <w:r w:rsidR="00DE7AC4">
          <w:t xml:space="preserve">worden </w:t>
        </w:r>
      </w:ins>
      <w:r>
        <w:t>de aanwezige spelers in wedstrijden ingedeeld. Onderstaand beeld laat zien dat spelers aan</w:t>
      </w:r>
      <w:ins w:id="311" w:author="Meulen van der, Leo L (INT)" w:date="2016-10-30T10:17:00Z">
        <w:r w:rsidR="00DE7AC4">
          <w:t>-</w:t>
        </w:r>
      </w:ins>
      <w:r>
        <w:t xml:space="preserve"> en afwezig worden gemeld (A), welke aanwezige spelers in deze groep spelen (B) en welke wedstrijden zij moeten spelen (C).</w:t>
      </w:r>
    </w:p>
    <w:p w:rsidR="00707BE3" w:rsidRDefault="00707BE3" w:rsidP="00707BE3">
      <w:pPr>
        <w:rPr>
          <w:ins w:id="312" w:author="Meulen van der, Leo L (INT)" w:date="2016-10-30T16:25:00Z"/>
        </w:rPr>
      </w:pPr>
      <w:commentRangeStart w:id="313"/>
      <w:del w:id="314" w:author="Meulen van der, Leo L (INT)" w:date="2016-10-30T16:26:00Z">
        <w:r w:rsidDel="009A4721">
          <w:rPr>
            <w:noProof/>
          </w:rPr>
          <w:drawing>
            <wp:inline distT="0" distB="0" distL="0" distR="0" wp14:anchorId="289130B0" wp14:editId="6505995E">
              <wp:extent cx="5215310" cy="1724025"/>
              <wp:effectExtent l="0" t="0" r="4445" b="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8464" b="34796"/>
                      <a:stretch/>
                    </pic:blipFill>
                    <pic:spPr bwMode="auto">
                      <a:xfrm>
                        <a:off x="0" y="0"/>
                        <a:ext cx="5220335" cy="172568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del>
      <w:commentRangeEnd w:id="313"/>
      <w:r w:rsidR="00DE7AC4">
        <w:rPr>
          <w:rStyle w:val="Verwijzingopmerking"/>
        </w:rPr>
        <w:commentReference w:id="313"/>
      </w:r>
    </w:p>
    <w:p w:rsidR="009A4721" w:rsidRDefault="009A4721" w:rsidP="00707BE3">
      <w:r>
        <w:rPr>
          <w:noProof/>
        </w:rPr>
        <mc:AlternateContent>
          <mc:Choice Requires="wps">
            <w:drawing>
              <wp:anchor distT="0" distB="0" distL="114300" distR="114300" simplePos="0" relativeHeight="251681792" behindDoc="0" locked="0" layoutInCell="1" allowOverlap="1" wp14:anchorId="3C69CFC1" wp14:editId="4253EBFD">
                <wp:simplePos x="0" y="0"/>
                <wp:positionH relativeFrom="column">
                  <wp:posOffset>620395</wp:posOffset>
                </wp:positionH>
                <wp:positionV relativeFrom="paragraph">
                  <wp:posOffset>1337945</wp:posOffset>
                </wp:positionV>
                <wp:extent cx="401320" cy="409575"/>
                <wp:effectExtent l="0" t="0" r="0" b="9525"/>
                <wp:wrapNone/>
                <wp:docPr id="89" name="Tekstvak 89"/>
                <wp:cNvGraphicFramePr/>
                <a:graphic xmlns:a="http://schemas.openxmlformats.org/drawingml/2006/main">
                  <a:graphicData uri="http://schemas.microsoft.com/office/word/2010/wordprocessingShape">
                    <wps:wsp>
                      <wps:cNvSpPr txBox="1"/>
                      <wps:spPr>
                        <a:xfrm>
                          <a:off x="0" y="0"/>
                          <a:ext cx="401320" cy="409575"/>
                        </a:xfrm>
                        <a:prstGeom prst="rect">
                          <a:avLst/>
                        </a:prstGeom>
                        <a:solidFill>
                          <a:srgbClr val="FFFFFF">
                            <a:alpha val="3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7AC4" w:rsidRPr="00707BE3" w:rsidRDefault="00DE7AC4">
                            <w:pPr>
                              <w:rPr>
                                <w:b/>
                                <w:sz w:val="44"/>
                              </w:rPr>
                            </w:pPr>
                            <w:r w:rsidRPr="00707BE3">
                              <w:rPr>
                                <w:b/>
                                <w:sz w:val="44"/>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89" o:spid="_x0000_s1028" type="#_x0000_t202" style="position:absolute;margin-left:48.85pt;margin-top:105.35pt;width:31.6pt;height:32.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" stroked="f" strokeweight=".5pt">
                <v:fill opacity="19789f"/>
                <v:textbox>
                  <w:txbxContent>
                    <w:p w:rsidR="00DE7AC4" w:rsidRPr="00707BE3" w:rsidRDefault="00DE7AC4">
                      <w:pPr>
                        <w:rPr>
                          <w:b/>
                          <w:sz w:val="44"/>
                        </w:rPr>
                      </w:pPr>
                      <w:r w:rsidRPr="00707BE3">
                        <w:rPr>
                          <w:b/>
                          <w:sz w:val="44"/>
                        </w:rPr>
                        <w:t>A</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10E1609" wp14:editId="64701F33">
                <wp:simplePos x="0" y="0"/>
                <wp:positionH relativeFrom="column">
                  <wp:posOffset>2020570</wp:posOffset>
                </wp:positionH>
                <wp:positionV relativeFrom="paragraph">
                  <wp:posOffset>1337945</wp:posOffset>
                </wp:positionV>
                <wp:extent cx="407035" cy="409575"/>
                <wp:effectExtent l="0" t="0" r="0" b="9525"/>
                <wp:wrapNone/>
                <wp:docPr id="90" name="Tekstvak 90"/>
                <wp:cNvGraphicFramePr/>
                <a:graphic xmlns:a="http://schemas.openxmlformats.org/drawingml/2006/main">
                  <a:graphicData uri="http://schemas.microsoft.com/office/word/2010/wordprocessingShape">
                    <wps:wsp>
                      <wps:cNvSpPr txBox="1"/>
                      <wps:spPr>
                        <a:xfrm>
                          <a:off x="0" y="0"/>
                          <a:ext cx="407035"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7AC4" w:rsidRPr="00707BE3" w:rsidRDefault="00DE7AC4" w:rsidP="00707BE3">
                            <w:pPr>
                              <w:rPr>
                                <w:b/>
                                <w:sz w:val="44"/>
                              </w:rPr>
                            </w:pPr>
                            <w:r>
                              <w:rPr>
                                <w:b/>
                                <w:sz w:val="44"/>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90" o:spid="_x0000_s1029" type="#_x0000_t202" style="position:absolute;margin-left:159.1pt;margin-top:105.35pt;width:32.05pt;height:32.25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" fillcolor="white [3201]" stroked="f" strokeweight=".5pt">
                <v:textbox>
                  <w:txbxContent>
                    <w:p w:rsidR="00DE7AC4" w:rsidRPr="00707BE3" w:rsidRDefault="00DE7AC4" w:rsidP="00707BE3">
                      <w:pPr>
                        <w:rPr>
                          <w:b/>
                          <w:sz w:val="44"/>
                        </w:rPr>
                      </w:pPr>
                      <w:r>
                        <w:rPr>
                          <w:b/>
                          <w:sz w:val="44"/>
                        </w:rPr>
                        <w:t>B</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1722134" wp14:editId="7270BE6D">
                <wp:simplePos x="0" y="0"/>
                <wp:positionH relativeFrom="column">
                  <wp:posOffset>3582670</wp:posOffset>
                </wp:positionH>
                <wp:positionV relativeFrom="paragraph">
                  <wp:posOffset>1337945</wp:posOffset>
                </wp:positionV>
                <wp:extent cx="407035" cy="409575"/>
                <wp:effectExtent l="0" t="0" r="0" b="9525"/>
                <wp:wrapNone/>
                <wp:docPr id="91" name="Tekstvak 91"/>
                <wp:cNvGraphicFramePr/>
                <a:graphic xmlns:a="http://schemas.openxmlformats.org/drawingml/2006/main">
                  <a:graphicData uri="http://schemas.microsoft.com/office/word/2010/wordprocessingShape">
                    <wps:wsp>
                      <wps:cNvSpPr txBox="1"/>
                      <wps:spPr>
                        <a:xfrm>
                          <a:off x="0" y="0"/>
                          <a:ext cx="407035"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7AC4" w:rsidRPr="00707BE3" w:rsidRDefault="00DE7AC4" w:rsidP="00707BE3">
                            <w:pPr>
                              <w:rPr>
                                <w:b/>
                                <w:sz w:val="44"/>
                              </w:rPr>
                            </w:pPr>
                            <w:r>
                              <w:rPr>
                                <w:b/>
                                <w:sz w:val="44"/>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91" o:spid="_x0000_s1030" type="#_x0000_t202" style="position:absolute;margin-left:282.1pt;margin-top:105.35pt;width:32.05pt;height:32.25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" fillcolor="white [3201]" stroked="f" strokeweight=".5pt">
                <v:textbox>
                  <w:txbxContent>
                    <w:p w:rsidR="00DE7AC4" w:rsidRPr="00707BE3" w:rsidRDefault="00DE7AC4" w:rsidP="00707BE3">
                      <w:pPr>
                        <w:rPr>
                          <w:b/>
                          <w:sz w:val="44"/>
                        </w:rPr>
                      </w:pPr>
                      <w:r>
                        <w:rPr>
                          <w:b/>
                          <w:sz w:val="44"/>
                        </w:rPr>
                        <w:t>C</w:t>
                      </w:r>
                    </w:p>
                  </w:txbxContent>
                </v:textbox>
              </v:shape>
            </w:pict>
          </mc:Fallback>
        </mc:AlternateContent>
      </w:r>
      <w:ins w:id="315" w:author="Meulen van der, Leo L (INT)" w:date="2016-10-30T16:25:00Z">
        <w:r>
          <w:rPr>
            <w:noProof/>
          </w:rPr>
          <w:drawing>
            <wp:inline distT="0" distB="0" distL="0" distR="0" wp14:anchorId="7644B919" wp14:editId="457DE633">
              <wp:extent cx="4914900" cy="194310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739" t="6897" r="3020" b="29154"/>
                      <a:stretch/>
                    </pic:blipFill>
                    <pic:spPr bwMode="auto">
                      <a:xfrm>
                        <a:off x="0" y="0"/>
                        <a:ext cx="4919636" cy="1944972"/>
                      </a:xfrm>
                      <a:prstGeom prst="rect">
                        <a:avLst/>
                      </a:prstGeom>
                      <a:ln>
                        <a:noFill/>
                      </a:ln>
                      <a:extLst>
                        <a:ext uri="{53640926-AAD7-44D8-BBD7-CCE9431645EC}">
                          <a14:shadowObscured xmlns:a14="http://schemas.microsoft.com/office/drawing/2010/main"/>
                        </a:ext>
                      </a:extLst>
                    </pic:spPr>
                  </pic:pic>
                </a:graphicData>
              </a:graphic>
            </wp:inline>
          </w:drawing>
        </w:r>
      </w:ins>
    </w:p>
    <w:p w:rsidR="00707BE3" w:rsidRDefault="00707BE3" w:rsidP="00707BE3">
      <w:r>
        <w:t>Bij het indelen van de wedstrijdgroepen (B) worden eventuele doorschuivers automatisch meegenomen.</w:t>
      </w:r>
      <w:r w:rsidR="00F47B60">
        <w:t xml:space="preserve"> Ook worden alle groepen automatisch ingedeeld.</w:t>
      </w:r>
    </w:p>
    <w:p w:rsidR="00F47B60" w:rsidRDefault="00F47B60" w:rsidP="00707BE3">
      <w:r>
        <w:t>Het speelschema en de wedstrijden kunnen eventueel handmatig worden aangepast (zie</w:t>
      </w:r>
      <w:r w:rsidR="00F45658">
        <w:t xml:space="preserve"> </w:t>
      </w:r>
      <w:r w:rsidR="00F45658" w:rsidRPr="00F45658">
        <w:rPr>
          <w:i/>
          <w:color w:val="3667C3" w:themeColor="accent2" w:themeShade="BF"/>
        </w:rPr>
        <w:fldChar w:fldCharType="begin"/>
      </w:r>
      <w:r w:rsidR="00F45658" w:rsidRPr="00F45658">
        <w:rPr>
          <w:i/>
          <w:color w:val="3667C3" w:themeColor="accent2" w:themeShade="BF"/>
        </w:rPr>
        <w:instrText xml:space="preserve"> REF _Ref465232385 \h  \* MERGEFORMAT </w:instrText>
      </w:r>
      <w:r w:rsidR="00F45658" w:rsidRPr="00F45658">
        <w:rPr>
          <w:i/>
          <w:color w:val="3667C3" w:themeColor="accent2" w:themeShade="BF"/>
        </w:rPr>
      </w:r>
      <w:r w:rsidR="00F45658" w:rsidRPr="00F45658">
        <w:rPr>
          <w:i/>
          <w:color w:val="3667C3" w:themeColor="accent2" w:themeShade="BF"/>
        </w:rPr>
        <w:fldChar w:fldCharType="separate"/>
      </w:r>
      <w:ins w:id="316" w:author="Meulen van der, Leo L (INT)" w:date="2016-10-30T10:58:00Z">
        <w:r w:rsidR="00A52811" w:rsidRPr="00A52811">
          <w:rPr>
            <w:i/>
            <w:color w:val="3667C3" w:themeColor="accent2" w:themeShade="BF"/>
            <w:rPrChange w:id="317" w:author="Meulen van der, Leo L (INT)" w:date="2016-10-30T10:58:00Z">
              <w:rPr/>
            </w:rPrChange>
          </w:rPr>
          <w:t>Beheer van wedstrijden</w:t>
        </w:r>
      </w:ins>
      <w:del w:id="318" w:author="Meulen van der, Leo L (INT)" w:date="2016-10-30T10:51:00Z">
        <w:r w:rsidR="009733A9" w:rsidRPr="009733A9" w:rsidDel="00CF2AFA">
          <w:rPr>
            <w:i/>
            <w:color w:val="3667C3" w:themeColor="accent2" w:themeShade="BF"/>
          </w:rPr>
          <w:delText>Beheer van wedstrijden</w:delText>
        </w:r>
      </w:del>
      <w:r w:rsidR="00F45658" w:rsidRPr="00F45658">
        <w:rPr>
          <w:i/>
          <w:color w:val="3667C3" w:themeColor="accent2" w:themeShade="BF"/>
        </w:rPr>
        <w:fldChar w:fldCharType="end"/>
      </w:r>
      <w:r>
        <w:t>).</w:t>
      </w:r>
    </w:p>
    <w:p w:rsidR="00707BE3" w:rsidRDefault="00707BE3" w:rsidP="0028190E">
      <w:pPr>
        <w:pStyle w:val="Kop2"/>
      </w:pPr>
      <w:bookmarkStart w:id="319" w:name="_Toc465588373"/>
      <w:r>
        <w:t>Speelschema exporteren</w:t>
      </w:r>
      <w:bookmarkEnd w:id="319"/>
    </w:p>
    <w:p w:rsidR="00707BE3" w:rsidDel="00DE7AC4" w:rsidRDefault="00F47B60" w:rsidP="00707BE3">
      <w:pPr>
        <w:rPr>
          <w:del w:id="320" w:author="Meulen van der, Leo L (INT)" w:date="2016-10-30T10:18:00Z"/>
        </w:rPr>
      </w:pPr>
      <w:r>
        <w:t xml:space="preserve">Als het speelschema gereed is, kan deze worden geëxporteerd. Gebruik hier de ‘2. Export’ knop </w:t>
      </w:r>
      <w:ins w:id="321" w:author="Meulen van der, Leo L (INT)" w:date="2016-10-30T10:17:00Z">
        <w:r w:rsidR="00DE7AC4">
          <w:t xml:space="preserve">boven in get scherm </w:t>
        </w:r>
      </w:ins>
      <w:r>
        <w:t>voor. De wedstrijden worden nu automatisch toegevoegd aan een Excel bestand (</w:t>
      </w:r>
      <w:ins w:id="322" w:author="Meulen van der, Leo L (INT)" w:date="2016-10-30T10:18:00Z">
        <w:r w:rsidR="00DE7AC4">
          <w:t>ge</w:t>
        </w:r>
      </w:ins>
      <w:r>
        <w:t>naam</w:t>
      </w:r>
      <w:ins w:id="323" w:author="Meulen van der, Leo L (INT)" w:date="2016-10-30T10:18:00Z">
        <w:r w:rsidR="00DE7AC4">
          <w:t>d</w:t>
        </w:r>
      </w:ins>
      <w:r>
        <w:t xml:space="preserve"> Indeling </w:t>
      </w:r>
      <w:r>
        <w:rPr>
          <w:i/>
        </w:rPr>
        <w:t>r</w:t>
      </w:r>
      <w:r>
        <w:t>-</w:t>
      </w:r>
      <w:r>
        <w:rPr>
          <w:i/>
        </w:rPr>
        <w:t>p</w:t>
      </w:r>
      <w:r>
        <w:t xml:space="preserve">.xlsx). Dit bestand wordt ook automatisch geopend in Excel of </w:t>
      </w:r>
      <w:proofErr w:type="spellStart"/>
      <w:r>
        <w:t>OpenOffice</w:t>
      </w:r>
      <w:proofErr w:type="spellEnd"/>
      <w:r>
        <w:t>. Iedere groep heeft een tabblad met daarin zijn wedstrijden</w:t>
      </w:r>
      <w:r w:rsidR="005819F1">
        <w:t>. De applicatie verlaat nu de automatische modus.</w:t>
      </w:r>
    </w:p>
    <w:p w:rsidR="00DF42BE" w:rsidDel="00DE7AC4" w:rsidRDefault="00DF42BE" w:rsidP="00707BE3">
      <w:pPr>
        <w:rPr>
          <w:del w:id="324" w:author="Meulen van der, Leo L (INT)" w:date="2016-10-30T10:18:00Z"/>
        </w:rPr>
      </w:pPr>
    </w:p>
    <w:p w:rsidR="00DF42BE" w:rsidRDefault="00DF42BE" w:rsidP="00707BE3"/>
    <w:p w:rsidR="005819F1" w:rsidRDefault="005819F1" w:rsidP="0028190E">
      <w:pPr>
        <w:pStyle w:val="Kop2"/>
      </w:pPr>
      <w:bookmarkStart w:id="325" w:name="_Ref465264100"/>
      <w:bookmarkStart w:id="326" w:name="_Toc465588374"/>
      <w:r>
        <w:t>Wedstrijdresultaten invoeren</w:t>
      </w:r>
      <w:bookmarkEnd w:id="325"/>
      <w:bookmarkEnd w:id="326"/>
    </w:p>
    <w:p w:rsidR="005819F1" w:rsidRDefault="005819F1" w:rsidP="005819F1">
      <w:r>
        <w:t xml:space="preserve">Na het spelen van de wedstrijden komen de speelschema’s retour met hierop de uitslagen </w:t>
      </w:r>
      <w:proofErr w:type="spellStart"/>
      <w:r>
        <w:t>ingvuld</w:t>
      </w:r>
      <w:proofErr w:type="spellEnd"/>
      <w:r>
        <w:t xml:space="preserve"> (1-0, 0-1 of ½-½) . Deze uitslagen kunnen worden overgenomen door voor iedere groep </w:t>
      </w:r>
      <w:del w:id="327" w:author="Meulen van der, Leo L (INT)" w:date="2016-10-30T10:18:00Z">
        <w:r w:rsidDel="00DE7AC4">
          <w:delText xml:space="preserve">door </w:delText>
        </w:r>
      </w:del>
      <w:r>
        <w:t>het uitslagscherm te openen middels de knop ‘3a. Uitslagen’. In het opkomende scherm kunnen vervolgens de uitslagen worden overgenomen.</w:t>
      </w:r>
    </w:p>
    <w:p w:rsidR="005819F1" w:rsidRDefault="009A4721" w:rsidP="005819F1">
      <w:ins w:id="328" w:author="Meulen van der, Leo L (INT)" w:date="2016-10-30T16:27:00Z">
        <w:r>
          <w:rPr>
            <w:noProof/>
          </w:rPr>
          <w:drawing>
            <wp:inline distT="0" distB="0" distL="0" distR="0" wp14:anchorId="678C6D92" wp14:editId="115469D6">
              <wp:extent cx="3638550" cy="1625219"/>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38993" cy="1625417"/>
                      </a:xfrm>
                      <a:prstGeom prst="rect">
                        <a:avLst/>
                      </a:prstGeom>
                    </pic:spPr>
                  </pic:pic>
                </a:graphicData>
              </a:graphic>
            </wp:inline>
          </w:drawing>
        </w:r>
      </w:ins>
      <w:del w:id="329" w:author="Meulen van der, Leo L (INT)" w:date="2016-10-30T16:27:00Z">
        <w:r w:rsidR="005819F1" w:rsidDel="009A4721">
          <w:rPr>
            <w:noProof/>
          </w:rPr>
          <w:drawing>
            <wp:inline distT="0" distB="0" distL="0" distR="0" wp14:anchorId="7C0CFA95" wp14:editId="18F6134D">
              <wp:extent cx="3248025" cy="1407477"/>
              <wp:effectExtent l="0" t="0" r="0" b="254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54816" cy="1410420"/>
                      </a:xfrm>
                      <a:prstGeom prst="rect">
                        <a:avLst/>
                      </a:prstGeom>
                    </pic:spPr>
                  </pic:pic>
                </a:graphicData>
              </a:graphic>
            </wp:inline>
          </w:drawing>
        </w:r>
      </w:del>
    </w:p>
    <w:p w:rsidR="005819F1" w:rsidRDefault="005819F1" w:rsidP="005819F1">
      <w:r>
        <w:t>In dit scherm hoeft niet de volledige uitslag te worden overgenomen, maar alleen het resultaat voor wit (0 is gelijk aan 0-1, 1 is gelijk aan 1-0 en 2 is gelijk aan ½-½ ). Na het invullen van een uitslag (één cijfer) springt het scherm automatisch naar het volgende veld. De uitslagen kunnen dus aaneensluitend worden ingevoerd zonder van invoerveld te hoeven wisselen.</w:t>
      </w:r>
    </w:p>
    <w:p w:rsidR="005819F1" w:rsidRDefault="005819F1" w:rsidP="005819F1">
      <w:pPr>
        <w:rPr>
          <w:noProof/>
        </w:rPr>
      </w:pPr>
      <w:r>
        <w:t>Indien voor een groep alle wedstrijden van een uitslag zijn voorzien, wordt er een * toegevoegd aan de groepsnaam in het tabblad.</w:t>
      </w:r>
    </w:p>
    <w:p w:rsidR="005819F1" w:rsidRDefault="005819F1" w:rsidP="005819F1">
      <w:r>
        <w:rPr>
          <w:noProof/>
        </w:rPr>
        <w:drawing>
          <wp:inline distT="0" distB="0" distL="0" distR="0" wp14:anchorId="618761F3" wp14:editId="21C59B0B">
            <wp:extent cx="5360247" cy="495300"/>
            <wp:effectExtent l="0" t="0" r="0" b="0"/>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739" t="7837" r="8317" b="78056"/>
                    <a:stretch/>
                  </pic:blipFill>
                  <pic:spPr bwMode="auto">
                    <a:xfrm>
                      <a:off x="0" y="0"/>
                      <a:ext cx="5365412" cy="495777"/>
                    </a:xfrm>
                    <a:prstGeom prst="rect">
                      <a:avLst/>
                    </a:prstGeom>
                    <a:ln>
                      <a:noFill/>
                    </a:ln>
                    <a:extLst>
                      <a:ext uri="{53640926-AAD7-44D8-BBD7-CCE9431645EC}">
                        <a14:shadowObscured xmlns:a14="http://schemas.microsoft.com/office/drawing/2010/main"/>
                      </a:ext>
                    </a:extLst>
                  </pic:spPr>
                </pic:pic>
              </a:graphicData>
            </a:graphic>
          </wp:inline>
        </w:drawing>
      </w:r>
    </w:p>
    <w:p w:rsidR="005819F1" w:rsidRDefault="005819F1" w:rsidP="005819F1">
      <w:r>
        <w:t>Als voor alle groepen alle uitslagen zijn ingevuld, wordt de knop ‘4. Update stand’ groen.</w:t>
      </w:r>
    </w:p>
    <w:p w:rsidR="00DF42BE" w:rsidRDefault="00DF42BE" w:rsidP="0028190E">
      <w:pPr>
        <w:pStyle w:val="Kop2"/>
      </w:pPr>
      <w:bookmarkStart w:id="330" w:name="_Toc465588375"/>
      <w:r>
        <w:t>Resultaten verwerken tot nieuwe stand</w:t>
      </w:r>
      <w:bookmarkEnd w:id="330"/>
    </w:p>
    <w:p w:rsidR="00DF42BE" w:rsidRDefault="00DF42BE" w:rsidP="00DF42BE">
      <w:r>
        <w:t>Als in de vorige stap alle wedstrijdresultaten zijn ingevuld, kan er een nieuwe stand berekend worden. Dit gebeurt middels de ‘4.Update stand’ button.</w:t>
      </w:r>
    </w:p>
    <w:p w:rsidR="009733A9" w:rsidRPr="00FD7067" w:rsidDel="00FD7067" w:rsidRDefault="00DF42BE" w:rsidP="00FD7067">
      <w:pPr>
        <w:rPr>
          <w:del w:id="331" w:author="Meulen van der, Leo L (INT)" w:date="2016-10-30T10:22:00Z"/>
          <w:i/>
          <w:color w:val="7598D9" w:themeColor="accent2"/>
          <w:rPrChange w:id="332" w:author="Meulen van der, Leo L (INT)" w:date="2016-10-30T10:23:00Z">
            <w:rPr>
              <w:del w:id="333" w:author="Meulen van der, Leo L (INT)" w:date="2016-10-30T10:22:00Z"/>
            </w:rPr>
          </w:rPrChange>
        </w:rPr>
      </w:pPr>
      <w:r>
        <w:t>Na het indrukken van deze knop wordt er een aantal bestanden gegenereerd (afhankelijk van de instellingen, zie</w:t>
      </w:r>
      <w:ins w:id="334" w:author="Meulen van der, Leo L (INT)" w:date="2016-10-30T10:23:00Z">
        <w:r w:rsidR="00FD7067">
          <w:t xml:space="preserve"> </w:t>
        </w:r>
      </w:ins>
      <w:ins w:id="335" w:author="Meulen van der, Leo L (INT)" w:date="2016-10-30T10:22:00Z">
        <w:r w:rsidR="00FD7067" w:rsidRPr="00FD7067">
          <w:rPr>
            <w:i/>
            <w:color w:val="7598D9" w:themeColor="accent2"/>
            <w:rPrChange w:id="336" w:author="Meulen van der, Leo L (INT)" w:date="2016-10-30T10:23:00Z">
              <w:rPr/>
            </w:rPrChange>
          </w:rPr>
          <w:fldChar w:fldCharType="begin"/>
        </w:r>
        <w:r w:rsidR="00FD7067" w:rsidRPr="00FD7067">
          <w:rPr>
            <w:i/>
            <w:color w:val="7598D9" w:themeColor="accent2"/>
            <w:rPrChange w:id="337" w:author="Meulen van der, Leo L (INT)" w:date="2016-10-30T10:23:00Z">
              <w:rPr/>
            </w:rPrChange>
          </w:rPr>
          <w:instrText xml:space="preserve"> REF _Ref465586305 \h </w:instrText>
        </w:r>
      </w:ins>
      <w:r w:rsidR="00FD7067" w:rsidRPr="00FD7067">
        <w:rPr>
          <w:i/>
          <w:color w:val="7598D9" w:themeColor="accent2"/>
          <w:rPrChange w:id="338" w:author="Meulen van der, Leo L (INT)" w:date="2016-10-30T10:23:00Z">
            <w:rPr>
              <w:i/>
            </w:rPr>
          </w:rPrChange>
        </w:rPr>
        <w:instrText xml:space="preserve"> \* MERGEFORMAT </w:instrText>
      </w:r>
      <w:r w:rsidR="00FD7067" w:rsidRPr="00FD7067">
        <w:rPr>
          <w:i/>
          <w:color w:val="7598D9" w:themeColor="accent2"/>
          <w:rPrChange w:id="339" w:author="Meulen van der, Leo L (INT)" w:date="2016-10-30T10:23:00Z">
            <w:rPr>
              <w:i/>
              <w:color w:val="7598D9" w:themeColor="accent2"/>
            </w:rPr>
          </w:rPrChange>
        </w:rPr>
      </w:r>
      <w:r w:rsidR="00FD7067" w:rsidRPr="00FD7067">
        <w:rPr>
          <w:i/>
          <w:color w:val="7598D9" w:themeColor="accent2"/>
          <w:rPrChange w:id="340" w:author="Meulen van der, Leo L (INT)" w:date="2016-10-30T10:23:00Z">
            <w:rPr/>
          </w:rPrChange>
        </w:rPr>
        <w:fldChar w:fldCharType="separate"/>
      </w:r>
      <w:ins w:id="341" w:author="Meulen van der, Leo L (INT)" w:date="2016-10-30T10:58:00Z">
        <w:r w:rsidR="00A52811" w:rsidRPr="00A52811">
          <w:rPr>
            <w:i/>
            <w:color w:val="7598D9" w:themeColor="accent2"/>
            <w:rPrChange w:id="342" w:author="Meulen van der, Leo L (INT)" w:date="2016-10-30T10:58:00Z">
              <w:rPr/>
            </w:rPrChange>
          </w:rPr>
          <w:t>Gebruikersinterface</w:t>
        </w:r>
      </w:ins>
      <w:ins w:id="343" w:author="Meulen van der, Leo L (INT)" w:date="2016-10-30T10:22:00Z">
        <w:r w:rsidR="00FD7067" w:rsidRPr="00FD7067">
          <w:rPr>
            <w:i/>
            <w:color w:val="7598D9" w:themeColor="accent2"/>
            <w:rPrChange w:id="344" w:author="Meulen van der, Leo L (INT)" w:date="2016-10-30T10:23:00Z">
              <w:rPr/>
            </w:rPrChange>
          </w:rPr>
          <w:fldChar w:fldCharType="end"/>
        </w:r>
      </w:ins>
      <w:del w:id="345" w:author="Meulen van der, Leo L (INT)" w:date="2016-10-30T10:22:00Z">
        <w:r w:rsidRPr="00FD7067" w:rsidDel="00FD7067">
          <w:rPr>
            <w:i/>
            <w:color w:val="7598D9" w:themeColor="accent2"/>
            <w:rPrChange w:id="346" w:author="Meulen van der, Leo L (INT)" w:date="2016-10-30T10:23:00Z">
              <w:rPr/>
            </w:rPrChange>
          </w:rPr>
          <w:delText xml:space="preserve"> </w:delText>
        </w:r>
        <w:r w:rsidR="00F45658" w:rsidRPr="00FD7067" w:rsidDel="00FD7067">
          <w:rPr>
            <w:i/>
            <w:color w:val="7598D9" w:themeColor="accent2"/>
            <w:rPrChange w:id="347" w:author="Meulen van der, Leo L (INT)" w:date="2016-10-30T10:23:00Z">
              <w:rPr>
                <w:i/>
                <w:color w:val="3667C3" w:themeColor="accent2" w:themeShade="BF"/>
              </w:rPr>
            </w:rPrChange>
          </w:rPr>
          <w:fldChar w:fldCharType="begin"/>
        </w:r>
        <w:r w:rsidR="00F45658" w:rsidRPr="00FD7067" w:rsidDel="00FD7067">
          <w:rPr>
            <w:i/>
            <w:color w:val="7598D9" w:themeColor="accent2"/>
            <w:rPrChange w:id="348" w:author="Meulen van der, Leo L (INT)" w:date="2016-10-30T10:23:00Z">
              <w:rPr>
                <w:i/>
                <w:color w:val="3667C3" w:themeColor="accent2" w:themeShade="BF"/>
              </w:rPr>
            </w:rPrChange>
          </w:rPr>
          <w:delInstrText xml:space="preserve"> REF _Ref465232343 \h  \* MERGEFORMAT </w:delInstrText>
        </w:r>
        <w:r w:rsidR="00F45658" w:rsidRPr="00FD7067" w:rsidDel="00FD7067">
          <w:rPr>
            <w:i/>
            <w:color w:val="7598D9" w:themeColor="accent2"/>
            <w:rPrChange w:id="349" w:author="Meulen van der, Leo L (INT)" w:date="2016-10-30T10:23:00Z">
              <w:rPr>
                <w:i/>
                <w:color w:val="7598D9" w:themeColor="accent2"/>
              </w:rPr>
            </w:rPrChange>
          </w:rPr>
        </w:r>
        <w:r w:rsidR="00F45658" w:rsidRPr="00FD7067" w:rsidDel="00FD7067">
          <w:rPr>
            <w:i/>
            <w:color w:val="7598D9" w:themeColor="accent2"/>
            <w:rPrChange w:id="350" w:author="Meulen van der, Leo L (INT)" w:date="2016-10-30T10:23:00Z">
              <w:rPr>
                <w:i/>
                <w:color w:val="3667C3" w:themeColor="accent2" w:themeShade="BF"/>
              </w:rPr>
            </w:rPrChange>
          </w:rPr>
          <w:fldChar w:fldCharType="separate"/>
        </w:r>
        <w:r w:rsidR="009733A9" w:rsidRPr="00FD7067" w:rsidDel="00FD7067">
          <w:rPr>
            <w:i/>
            <w:color w:val="7598D9" w:themeColor="accent2"/>
            <w:rPrChange w:id="351" w:author="Meulen van der, Leo L (INT)" w:date="2016-10-30T10:23:00Z">
              <w:rPr>
                <w:i/>
                <w:color w:val="3667C3" w:themeColor="accent2" w:themeShade="BF"/>
              </w:rPr>
            </w:rPrChange>
          </w:rPr>
          <w:delText>Gebruikersinterface</w:delText>
        </w:r>
      </w:del>
    </w:p>
    <w:p w:rsidR="009733A9" w:rsidRPr="00FD7067" w:rsidDel="00DE7AC4" w:rsidRDefault="009733A9" w:rsidP="00A52811">
      <w:pPr>
        <w:rPr>
          <w:del w:id="352" w:author="Meulen van der, Leo L (INT)" w:date="2016-10-30T10:19:00Z"/>
          <w:i/>
          <w:color w:val="7598D9" w:themeColor="accent2"/>
          <w:rPrChange w:id="353" w:author="Meulen van der, Leo L (INT)" w:date="2016-10-30T10:23:00Z">
            <w:rPr>
              <w:del w:id="354" w:author="Meulen van der, Leo L (INT)" w:date="2016-10-30T10:19:00Z"/>
            </w:rPr>
          </w:rPrChange>
        </w:rPr>
      </w:pPr>
      <w:del w:id="355" w:author="Meulen van der, Leo L (INT)" w:date="2016-10-30T10:19:00Z">
        <w:r w:rsidRPr="00FD7067" w:rsidDel="00DE7AC4">
          <w:rPr>
            <w:i/>
            <w:color w:val="7598D9" w:themeColor="accent2"/>
            <w:rPrChange w:id="356" w:author="Meulen van der, Leo L (INT)" w:date="2016-10-30T10:23:00Z">
              <w:rPr/>
            </w:rPrChange>
          </w:rPr>
          <w:delText>Dit hoofdstuk beschrijft alle interface elementen van de applicatie.</w:delText>
        </w:r>
        <w:bookmarkStart w:id="357" w:name="_Toc465586143"/>
        <w:bookmarkEnd w:id="357"/>
      </w:del>
    </w:p>
    <w:p w:rsidR="009733A9" w:rsidRPr="00FD7067" w:rsidDel="00FD7067" w:rsidRDefault="009733A9">
      <w:pPr>
        <w:rPr>
          <w:del w:id="358" w:author="Meulen van der, Leo L (INT)" w:date="2016-10-30T10:22:00Z"/>
          <w:i/>
          <w:color w:val="7598D9" w:themeColor="accent2"/>
          <w:rPrChange w:id="359" w:author="Meulen van der, Leo L (INT)" w:date="2016-10-30T10:23:00Z">
            <w:rPr>
              <w:del w:id="360" w:author="Meulen van der, Leo L (INT)" w:date="2016-10-30T10:22:00Z"/>
            </w:rPr>
          </w:rPrChange>
        </w:rPr>
        <w:pPrChange w:id="361" w:author="Meulen van der, Leo L (INT)" w:date="2016-10-30T10:22:00Z">
          <w:pPr>
            <w:pStyle w:val="Kop2"/>
          </w:pPr>
        </w:pPrChange>
      </w:pPr>
      <w:del w:id="362" w:author="Meulen van der, Leo L (INT)" w:date="2016-10-30T10:22:00Z">
        <w:r w:rsidRPr="00FD7067" w:rsidDel="00FD7067">
          <w:rPr>
            <w:i/>
            <w:color w:val="7598D9" w:themeColor="accent2"/>
            <w:rPrChange w:id="363" w:author="Meulen van der, Leo L (INT)" w:date="2016-10-30T10:23:00Z">
              <w:rPr>
                <w:smallCaps w:val="0"/>
              </w:rPr>
            </w:rPrChange>
          </w:rPr>
          <w:delText>Hoofdscherm</w:delText>
        </w:r>
      </w:del>
    </w:p>
    <w:p w:rsidR="009733A9" w:rsidRPr="00FD7067" w:rsidDel="00FD7067" w:rsidRDefault="009733A9">
      <w:pPr>
        <w:rPr>
          <w:del w:id="364" w:author="Meulen van der, Leo L (INT)" w:date="2016-10-30T10:22:00Z"/>
          <w:i/>
          <w:color w:val="7598D9" w:themeColor="accent2"/>
          <w:rPrChange w:id="365" w:author="Meulen van der, Leo L (INT)" w:date="2016-10-30T10:23:00Z">
            <w:rPr>
              <w:del w:id="366" w:author="Meulen van der, Leo L (INT)" w:date="2016-10-30T10:22:00Z"/>
            </w:rPr>
          </w:rPrChange>
        </w:rPr>
      </w:pPr>
      <w:del w:id="367" w:author="Meulen van der, Leo L (INT)" w:date="2016-10-30T10:22:00Z">
        <w:r w:rsidRPr="00FD7067" w:rsidDel="00FD7067">
          <w:rPr>
            <w:i/>
            <w:color w:val="7598D9" w:themeColor="accent2"/>
            <w:rPrChange w:id="368" w:author="Meulen van der, Leo L (INT)" w:date="2016-10-30T10:23:00Z">
              <w:rPr/>
            </w:rPrChange>
          </w:rPr>
          <w:delText>Het hoofdscherm ziet er als volgt uit:</w:delText>
        </w:r>
      </w:del>
    </w:p>
    <w:p w:rsidR="009733A9" w:rsidRPr="00FD7067" w:rsidDel="00FD7067" w:rsidRDefault="009733A9">
      <w:pPr>
        <w:rPr>
          <w:del w:id="369" w:author="Meulen van der, Leo L (INT)" w:date="2016-10-30T10:22:00Z"/>
          <w:i/>
          <w:color w:val="7598D9" w:themeColor="accent2"/>
          <w:rPrChange w:id="370" w:author="Meulen van der, Leo L (INT)" w:date="2016-10-30T10:23:00Z">
            <w:rPr>
              <w:del w:id="371" w:author="Meulen van der, Leo L (INT)" w:date="2016-10-30T10:22:00Z"/>
            </w:rPr>
          </w:rPrChange>
        </w:rPr>
      </w:pPr>
      <w:del w:id="372" w:author="Meulen van der, Leo L (INT)" w:date="2016-10-30T10:22:00Z">
        <w:r w:rsidRPr="00FD7067" w:rsidDel="00FD7067">
          <w:rPr>
            <w:i/>
            <w:noProof/>
            <w:color w:val="7598D9" w:themeColor="accent2"/>
            <w:rPrChange w:id="373">
              <w:rPr>
                <w:noProof/>
              </w:rPr>
            </w:rPrChange>
          </w:rPr>
          <w:drawing>
            <wp:inline distT="0" distB="0" distL="0" distR="0" wp14:anchorId="34D9C0D3" wp14:editId="20C7319A">
              <wp:extent cx="5220335" cy="3041015"/>
              <wp:effectExtent l="0" t="0" r="0" b="698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20335" cy="3041015"/>
                      </a:xfrm>
                      <a:prstGeom prst="rect">
                        <a:avLst/>
                      </a:prstGeom>
                    </pic:spPr>
                  </pic:pic>
                </a:graphicData>
              </a:graphic>
            </wp:inline>
          </w:drawing>
        </w:r>
      </w:del>
    </w:p>
    <w:p w:rsidR="009733A9" w:rsidRPr="00FD7067" w:rsidDel="00FD7067" w:rsidRDefault="009733A9">
      <w:pPr>
        <w:rPr>
          <w:del w:id="374" w:author="Meulen van der, Leo L (INT)" w:date="2016-10-30T10:22:00Z"/>
          <w:i/>
          <w:color w:val="7598D9" w:themeColor="accent2"/>
          <w:rPrChange w:id="375" w:author="Meulen van der, Leo L (INT)" w:date="2016-10-30T10:23:00Z">
            <w:rPr>
              <w:del w:id="376" w:author="Meulen van der, Leo L (INT)" w:date="2016-10-30T10:22:00Z"/>
            </w:rPr>
          </w:rPrChange>
        </w:rPr>
      </w:pPr>
      <w:del w:id="377" w:author="Meulen van der, Leo L (INT)" w:date="2016-10-30T10:22:00Z">
        <w:r w:rsidRPr="00FD7067" w:rsidDel="00FD7067">
          <w:rPr>
            <w:i/>
            <w:color w:val="7598D9" w:themeColor="accent2"/>
            <w:rPrChange w:id="378" w:author="Meulen van der, Leo L (INT)" w:date="2016-10-30T10:23:00Z">
              <w:rPr/>
            </w:rPrChange>
          </w:rPr>
          <w:delText>Het scherm bestaan uit de volgende elementen:</w:delText>
        </w:r>
      </w:del>
    </w:p>
    <w:p w:rsidR="009733A9" w:rsidRPr="00FD7067" w:rsidDel="00FD7067" w:rsidRDefault="009733A9">
      <w:pPr>
        <w:rPr>
          <w:del w:id="379" w:author="Meulen van der, Leo L (INT)" w:date="2016-10-30T10:22:00Z"/>
          <w:i/>
          <w:color w:val="7598D9" w:themeColor="accent2"/>
          <w:rPrChange w:id="380" w:author="Meulen van der, Leo L (INT)" w:date="2016-10-30T10:23:00Z">
            <w:rPr>
              <w:del w:id="381" w:author="Meulen van der, Leo L (INT)" w:date="2016-10-30T10:22:00Z"/>
            </w:rPr>
          </w:rPrChange>
        </w:rPr>
        <w:pPrChange w:id="382" w:author="Meulen van der, Leo L (INT)" w:date="2016-10-30T10:22:00Z">
          <w:pPr>
            <w:pStyle w:val="Lijstalinea"/>
            <w:numPr>
              <w:numId w:val="15"/>
            </w:numPr>
            <w:ind w:hanging="360"/>
          </w:pPr>
        </w:pPrChange>
      </w:pPr>
      <w:del w:id="383" w:author="Meulen van der, Leo L (INT)" w:date="2016-10-30T10:22:00Z">
        <w:r w:rsidRPr="00FD7067" w:rsidDel="00FD7067">
          <w:rPr>
            <w:i/>
            <w:color w:val="7598D9" w:themeColor="accent2"/>
            <w:rPrChange w:id="384" w:author="Meulen van der, Leo L (INT)" w:date="2016-10-30T10:23:00Z">
              <w:rPr/>
            </w:rPrChange>
          </w:rPr>
          <w:delText>Menu</w:delText>
        </w:r>
      </w:del>
    </w:p>
    <w:p w:rsidR="009733A9" w:rsidRPr="00FD7067" w:rsidDel="00FD7067" w:rsidRDefault="009733A9">
      <w:pPr>
        <w:rPr>
          <w:del w:id="385" w:author="Meulen van der, Leo L (INT)" w:date="2016-10-30T10:22:00Z"/>
          <w:i/>
          <w:color w:val="7598D9" w:themeColor="accent2"/>
          <w:rPrChange w:id="386" w:author="Meulen van der, Leo L (INT)" w:date="2016-10-30T10:23:00Z">
            <w:rPr>
              <w:del w:id="387" w:author="Meulen van der, Leo L (INT)" w:date="2016-10-30T10:22:00Z"/>
            </w:rPr>
          </w:rPrChange>
        </w:rPr>
        <w:pPrChange w:id="388" w:author="Meulen van der, Leo L (INT)" w:date="2016-10-30T10:22:00Z">
          <w:pPr>
            <w:pStyle w:val="Lijstalinea"/>
            <w:numPr>
              <w:numId w:val="15"/>
            </w:numPr>
            <w:ind w:hanging="360"/>
          </w:pPr>
        </w:pPrChange>
      </w:pPr>
      <w:del w:id="389" w:author="Meulen van der, Leo L (INT)" w:date="2016-10-30T10:22:00Z">
        <w:r w:rsidRPr="00FD7067" w:rsidDel="00FD7067">
          <w:rPr>
            <w:i/>
            <w:color w:val="7598D9" w:themeColor="accent2"/>
            <w:rPrChange w:id="390" w:author="Meulen van der, Leo L (INT)" w:date="2016-10-30T10:23:00Z">
              <w:rPr/>
            </w:rPrChange>
          </w:rPr>
          <w:delText>Knoppenbalk</w:delText>
        </w:r>
      </w:del>
    </w:p>
    <w:p w:rsidR="009733A9" w:rsidRPr="00FD7067" w:rsidDel="00FD7067" w:rsidRDefault="009733A9">
      <w:pPr>
        <w:rPr>
          <w:del w:id="391" w:author="Meulen van der, Leo L (INT)" w:date="2016-10-30T10:22:00Z"/>
          <w:i/>
          <w:color w:val="7598D9" w:themeColor="accent2"/>
          <w:rPrChange w:id="392" w:author="Meulen van der, Leo L (INT)" w:date="2016-10-30T10:23:00Z">
            <w:rPr>
              <w:del w:id="393" w:author="Meulen van der, Leo L (INT)" w:date="2016-10-30T10:22:00Z"/>
            </w:rPr>
          </w:rPrChange>
        </w:rPr>
        <w:pPrChange w:id="394" w:author="Meulen van der, Leo L (INT)" w:date="2016-10-30T10:22:00Z">
          <w:pPr>
            <w:pStyle w:val="Lijstalinea"/>
            <w:numPr>
              <w:numId w:val="15"/>
            </w:numPr>
            <w:ind w:hanging="360"/>
          </w:pPr>
        </w:pPrChange>
      </w:pPr>
      <w:del w:id="395" w:author="Meulen van der, Leo L (INT)" w:date="2016-10-30T10:22:00Z">
        <w:r w:rsidRPr="00FD7067" w:rsidDel="00FD7067">
          <w:rPr>
            <w:i/>
            <w:color w:val="7598D9" w:themeColor="accent2"/>
            <w:rPrChange w:id="396" w:author="Meulen van der, Leo L (INT)" w:date="2016-10-30T10:23:00Z">
              <w:rPr/>
            </w:rPrChange>
          </w:rPr>
          <w:delText>Groepstabs</w:delText>
        </w:r>
      </w:del>
    </w:p>
    <w:p w:rsidR="009733A9" w:rsidRPr="00FD7067" w:rsidDel="00FD7067" w:rsidRDefault="009733A9">
      <w:pPr>
        <w:rPr>
          <w:del w:id="397" w:author="Meulen van der, Leo L (INT)" w:date="2016-10-30T10:22:00Z"/>
          <w:i/>
          <w:color w:val="7598D9" w:themeColor="accent2"/>
          <w:rPrChange w:id="398" w:author="Meulen van der, Leo L (INT)" w:date="2016-10-30T10:23:00Z">
            <w:rPr>
              <w:del w:id="399" w:author="Meulen van der, Leo L (INT)" w:date="2016-10-30T10:22:00Z"/>
            </w:rPr>
          </w:rPrChange>
        </w:rPr>
        <w:pPrChange w:id="400" w:author="Meulen van der, Leo L (INT)" w:date="2016-10-30T10:22:00Z">
          <w:pPr>
            <w:pStyle w:val="Lijstalinea"/>
            <w:numPr>
              <w:numId w:val="15"/>
            </w:numPr>
            <w:ind w:hanging="360"/>
          </w:pPr>
        </w:pPrChange>
      </w:pPr>
      <w:del w:id="401" w:author="Meulen van der, Leo L (INT)" w:date="2016-10-30T10:22:00Z">
        <w:r w:rsidRPr="00FD7067" w:rsidDel="00FD7067">
          <w:rPr>
            <w:i/>
            <w:color w:val="7598D9" w:themeColor="accent2"/>
            <w:rPrChange w:id="402" w:author="Meulen van der, Leo L (INT)" w:date="2016-10-30T10:23:00Z">
              <w:rPr/>
            </w:rPrChange>
          </w:rPr>
          <w:delText>Groepsindeling</w:delText>
        </w:r>
      </w:del>
    </w:p>
    <w:p w:rsidR="009733A9" w:rsidRPr="00FD7067" w:rsidDel="00FD7067" w:rsidRDefault="009733A9">
      <w:pPr>
        <w:rPr>
          <w:del w:id="403" w:author="Meulen van der, Leo L (INT)" w:date="2016-10-30T10:22:00Z"/>
          <w:i/>
          <w:color w:val="7598D9" w:themeColor="accent2"/>
          <w:rPrChange w:id="404" w:author="Meulen van der, Leo L (INT)" w:date="2016-10-30T10:23:00Z">
            <w:rPr>
              <w:del w:id="405" w:author="Meulen van der, Leo L (INT)" w:date="2016-10-30T10:22:00Z"/>
            </w:rPr>
          </w:rPrChange>
        </w:rPr>
        <w:pPrChange w:id="406" w:author="Meulen van der, Leo L (INT)" w:date="2016-10-30T10:22:00Z">
          <w:pPr>
            <w:pStyle w:val="Lijstalinea"/>
            <w:numPr>
              <w:numId w:val="15"/>
            </w:numPr>
            <w:ind w:hanging="360"/>
          </w:pPr>
        </w:pPrChange>
      </w:pPr>
      <w:del w:id="407" w:author="Meulen van der, Leo L (INT)" w:date="2016-10-30T10:22:00Z">
        <w:r w:rsidRPr="00FD7067" w:rsidDel="00FD7067">
          <w:rPr>
            <w:i/>
            <w:color w:val="7598D9" w:themeColor="accent2"/>
            <w:rPrChange w:id="408" w:author="Meulen van der, Leo L (INT)" w:date="2016-10-30T10:23:00Z">
              <w:rPr/>
            </w:rPrChange>
          </w:rPr>
          <w:delText>Wedstrijdgroep</w:delText>
        </w:r>
      </w:del>
    </w:p>
    <w:p w:rsidR="009733A9" w:rsidRPr="00FD7067" w:rsidDel="00FD7067" w:rsidRDefault="009733A9">
      <w:pPr>
        <w:rPr>
          <w:del w:id="409" w:author="Meulen van der, Leo L (INT)" w:date="2016-10-30T10:22:00Z"/>
          <w:i/>
          <w:color w:val="7598D9" w:themeColor="accent2"/>
          <w:rPrChange w:id="410" w:author="Meulen van der, Leo L (INT)" w:date="2016-10-30T10:23:00Z">
            <w:rPr>
              <w:del w:id="411" w:author="Meulen van der, Leo L (INT)" w:date="2016-10-30T10:22:00Z"/>
            </w:rPr>
          </w:rPrChange>
        </w:rPr>
        <w:pPrChange w:id="412" w:author="Meulen van der, Leo L (INT)" w:date="2016-10-30T10:22:00Z">
          <w:pPr>
            <w:pStyle w:val="Lijstalinea"/>
            <w:numPr>
              <w:numId w:val="15"/>
            </w:numPr>
            <w:ind w:hanging="360"/>
          </w:pPr>
        </w:pPrChange>
      </w:pPr>
      <w:del w:id="413" w:author="Meulen van der, Leo L (INT)" w:date="2016-10-30T10:22:00Z">
        <w:r w:rsidRPr="00FD7067" w:rsidDel="00FD7067">
          <w:rPr>
            <w:i/>
            <w:color w:val="7598D9" w:themeColor="accent2"/>
            <w:rPrChange w:id="414" w:author="Meulen van der, Leo L (INT)" w:date="2016-10-30T10:23:00Z">
              <w:rPr/>
            </w:rPrChange>
          </w:rPr>
          <w:delText>Wedstrijden</w:delText>
        </w:r>
      </w:del>
    </w:p>
    <w:p w:rsidR="009733A9" w:rsidRPr="00FD7067" w:rsidDel="00FD7067" w:rsidRDefault="009733A9">
      <w:pPr>
        <w:rPr>
          <w:del w:id="415" w:author="Meulen van der, Leo L (INT)" w:date="2016-10-30T10:22:00Z"/>
          <w:i/>
          <w:color w:val="7598D9" w:themeColor="accent2"/>
          <w:rPrChange w:id="416" w:author="Meulen van der, Leo L (INT)" w:date="2016-10-30T10:23:00Z">
            <w:rPr>
              <w:del w:id="417" w:author="Meulen van der, Leo L (INT)" w:date="2016-10-30T10:22:00Z"/>
            </w:rPr>
          </w:rPrChange>
        </w:rPr>
        <w:pPrChange w:id="418" w:author="Meulen van der, Leo L (INT)" w:date="2016-10-30T10:22:00Z">
          <w:pPr>
            <w:pStyle w:val="Kop2"/>
          </w:pPr>
        </w:pPrChange>
      </w:pPr>
      <w:del w:id="419" w:author="Meulen van der, Leo L (INT)" w:date="2016-10-30T10:22:00Z">
        <w:r w:rsidRPr="00FD7067" w:rsidDel="00FD7067">
          <w:rPr>
            <w:i/>
            <w:color w:val="7598D9" w:themeColor="accent2"/>
            <w:rPrChange w:id="420" w:author="Meulen van der, Leo L (INT)" w:date="2016-10-30T10:23:00Z">
              <w:rPr>
                <w:smallCaps w:val="0"/>
              </w:rPr>
            </w:rPrChange>
          </w:rPr>
          <w:delText>Knoppenbalk</w:delText>
        </w:r>
      </w:del>
    </w:p>
    <w:p w:rsidR="009733A9" w:rsidRPr="00FD7067" w:rsidDel="00FD7067" w:rsidRDefault="009733A9">
      <w:pPr>
        <w:rPr>
          <w:del w:id="421" w:author="Meulen van der, Leo L (INT)" w:date="2016-10-30T10:22:00Z"/>
          <w:i/>
          <w:color w:val="7598D9" w:themeColor="accent2"/>
          <w:rPrChange w:id="422" w:author="Meulen van der, Leo L (INT)" w:date="2016-10-30T10:23:00Z">
            <w:rPr>
              <w:del w:id="423" w:author="Meulen van der, Leo L (INT)" w:date="2016-10-30T10:22:00Z"/>
            </w:rPr>
          </w:rPrChange>
        </w:rPr>
        <w:pPrChange w:id="424" w:author="Meulen van der, Leo L (INT)" w:date="2016-10-30T10:22:00Z">
          <w:pPr>
            <w:pStyle w:val="Kop2"/>
            <w:ind w:left="431" w:hanging="431"/>
          </w:pPr>
        </w:pPrChange>
      </w:pPr>
      <w:del w:id="425" w:author="Meulen van der, Leo L (INT)" w:date="2016-10-30T10:22:00Z">
        <w:r w:rsidRPr="00FD7067" w:rsidDel="00FD7067">
          <w:rPr>
            <w:i/>
            <w:color w:val="7598D9" w:themeColor="accent2"/>
            <w:rPrChange w:id="426" w:author="Meulen van der, Leo L (INT)" w:date="2016-10-30T10:23:00Z">
              <w:rPr>
                <w:smallCaps w:val="0"/>
              </w:rPr>
            </w:rPrChange>
          </w:rPr>
          <w:delText>De knoppenbalk geeft toegang tot de volgende functies:</w:delText>
        </w:r>
      </w:del>
    </w:p>
    <w:p w:rsidR="009733A9" w:rsidRPr="00FD7067" w:rsidDel="00FD7067" w:rsidRDefault="009733A9" w:rsidP="00A52811">
      <w:pPr>
        <w:rPr>
          <w:del w:id="427" w:author="Meulen van der, Leo L (INT)" w:date="2016-10-30T10:22:00Z"/>
          <w:i/>
          <w:color w:val="7598D9" w:themeColor="accent2"/>
          <w:rPrChange w:id="428" w:author="Meulen van der, Leo L (INT)" w:date="2016-10-30T10:23:00Z">
            <w:rPr>
              <w:del w:id="429" w:author="Meulen van der, Leo L (INT)" w:date="2016-10-30T10:22:00Z"/>
            </w:rPr>
          </w:rPrChange>
        </w:rPr>
      </w:pPr>
      <w:del w:id="430" w:author="Meulen van der, Leo L (INT)" w:date="2016-10-30T10:22:00Z">
        <w:r w:rsidRPr="00FD7067" w:rsidDel="00FD7067">
          <w:rPr>
            <w:i/>
            <w:noProof/>
            <w:color w:val="7598D9" w:themeColor="accent2"/>
            <w:rPrChange w:id="431">
              <w:rPr>
                <w:noProof/>
              </w:rPr>
            </w:rPrChange>
          </w:rPr>
          <w:drawing>
            <wp:inline distT="0" distB="0" distL="0" distR="0" wp14:anchorId="14C69759" wp14:editId="21A8DFDD">
              <wp:extent cx="6064394" cy="276225"/>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922" t="7837" r="8877" b="85266"/>
                      <a:stretch/>
                    </pic:blipFill>
                    <pic:spPr bwMode="auto">
                      <a:xfrm>
                        <a:off x="0" y="0"/>
                        <a:ext cx="6069459" cy="276456"/>
                      </a:xfrm>
                      <a:prstGeom prst="rect">
                        <a:avLst/>
                      </a:prstGeom>
                      <a:ln>
                        <a:noFill/>
                      </a:ln>
                      <a:extLst>
                        <a:ext uri="{53640926-AAD7-44D8-BBD7-CCE9431645EC}">
                          <a14:shadowObscured xmlns:a14="http://schemas.microsoft.com/office/drawing/2010/main"/>
                        </a:ext>
                      </a:extLst>
                    </pic:spPr>
                  </pic:pic>
                </a:graphicData>
              </a:graphic>
            </wp:inline>
          </w:drawing>
        </w:r>
      </w:del>
    </w:p>
    <w:p w:rsidR="009733A9" w:rsidRPr="00FD7067" w:rsidDel="00FD7067" w:rsidRDefault="009733A9">
      <w:pPr>
        <w:rPr>
          <w:del w:id="432" w:author="Meulen van der, Leo L (INT)" w:date="2016-10-30T10:22:00Z"/>
          <w:i/>
          <w:color w:val="7598D9" w:themeColor="accent2"/>
          <w:rPrChange w:id="433" w:author="Meulen van der, Leo L (INT)" w:date="2016-10-30T10:23:00Z">
            <w:rPr>
              <w:del w:id="434" w:author="Meulen van der, Leo L (INT)" w:date="2016-10-30T10:22:00Z"/>
            </w:rPr>
          </w:rPrChange>
        </w:rPr>
        <w:pPrChange w:id="435" w:author="Meulen van der, Leo L (INT)" w:date="2016-10-30T10:22:00Z">
          <w:pPr>
            <w:pStyle w:val="Lijstalinea"/>
            <w:numPr>
              <w:numId w:val="17"/>
            </w:numPr>
            <w:ind w:hanging="360"/>
          </w:pPr>
        </w:pPrChange>
      </w:pPr>
      <w:del w:id="436" w:author="Meulen van der, Leo L (INT)" w:date="2016-10-30T10:22:00Z">
        <w:r w:rsidRPr="00FD7067" w:rsidDel="00FD7067">
          <w:rPr>
            <w:i/>
            <w:color w:val="7598D9" w:themeColor="accent2"/>
            <w:rPrChange w:id="437" w:author="Meulen van der, Leo L (INT)" w:date="2016-10-30T10:23:00Z">
              <w:rPr/>
            </w:rPrChange>
          </w:rPr>
          <w:delText>Auto – Automatische wedstrijdindeling aan/uit zetten. Indien deze aan staat, is deze groep donkergroen en de knoppen van de acties die automatisch worden uitgevoerd zijn lichtgroen.</w:delText>
        </w:r>
      </w:del>
    </w:p>
    <w:p w:rsidR="009733A9" w:rsidRPr="00FD7067" w:rsidDel="00FD7067" w:rsidRDefault="009733A9">
      <w:pPr>
        <w:rPr>
          <w:del w:id="438" w:author="Meulen van der, Leo L (INT)" w:date="2016-10-30T10:22:00Z"/>
          <w:i/>
          <w:color w:val="7598D9" w:themeColor="accent2"/>
          <w:rPrChange w:id="439" w:author="Meulen van der, Leo L (INT)" w:date="2016-10-30T10:23:00Z">
            <w:rPr>
              <w:del w:id="440" w:author="Meulen van der, Leo L (INT)" w:date="2016-10-30T10:22:00Z"/>
            </w:rPr>
          </w:rPrChange>
        </w:rPr>
        <w:pPrChange w:id="441" w:author="Meulen van der, Leo L (INT)" w:date="2016-10-30T10:22:00Z">
          <w:pPr>
            <w:pStyle w:val="Lijstalinea"/>
            <w:numPr>
              <w:numId w:val="17"/>
            </w:numPr>
            <w:ind w:hanging="360"/>
          </w:pPr>
        </w:pPrChange>
      </w:pPr>
      <w:del w:id="442" w:author="Meulen van der, Leo L (INT)" w:date="2016-10-30T10:22:00Z">
        <w:r w:rsidRPr="00FD7067" w:rsidDel="00FD7067">
          <w:rPr>
            <w:i/>
            <w:color w:val="7598D9" w:themeColor="accent2"/>
            <w:rPrChange w:id="443" w:author="Meulen van der, Leo L (INT)" w:date="2016-10-30T10:23:00Z">
              <w:rPr/>
            </w:rPrChange>
          </w:rPr>
          <w:delText>1a. Maak wedstrijdgroep – Maak voor de huidige groep (geselecteerde tabblad) de wedstrijdgroep. Deze bestaat uit de aanwezige spelers van deze groep, mits niet doorgeschoven, en de doorgeschoven spelers van de lagere groep. Deze knop bepaalt de doorschuivers niet opnieuw. Deze blijven zoals door het automatisch algoritme bepaalt, maar kunnen handmatg in deze tabel wel worden aangepast (zie Wedstrijdgroepen)</w:delText>
        </w:r>
      </w:del>
    </w:p>
    <w:p w:rsidR="009733A9" w:rsidRPr="00FD7067" w:rsidDel="00FD7067" w:rsidRDefault="009733A9">
      <w:pPr>
        <w:rPr>
          <w:del w:id="444" w:author="Meulen van der, Leo L (INT)" w:date="2016-10-30T10:22:00Z"/>
          <w:i/>
          <w:color w:val="7598D9" w:themeColor="accent2"/>
          <w:rPrChange w:id="445" w:author="Meulen van der, Leo L (INT)" w:date="2016-10-30T10:23:00Z">
            <w:rPr>
              <w:del w:id="446" w:author="Meulen van der, Leo L (INT)" w:date="2016-10-30T10:22:00Z"/>
            </w:rPr>
          </w:rPrChange>
        </w:rPr>
        <w:pPrChange w:id="447" w:author="Meulen van der, Leo L (INT)" w:date="2016-10-30T10:22:00Z">
          <w:pPr>
            <w:pStyle w:val="Lijstalinea"/>
            <w:numPr>
              <w:numId w:val="17"/>
            </w:numPr>
            <w:ind w:hanging="360"/>
          </w:pPr>
        </w:pPrChange>
      </w:pPr>
      <w:del w:id="448" w:author="Meulen van der, Leo L (INT)" w:date="2016-10-30T10:22:00Z">
        <w:r w:rsidRPr="00FD7067" w:rsidDel="00FD7067">
          <w:rPr>
            <w:i/>
            <w:color w:val="7598D9" w:themeColor="accent2"/>
            <w:rPrChange w:id="449" w:author="Meulen van der, Leo L (INT)" w:date="2016-10-30T10:23:00Z">
              <w:rPr/>
            </w:rPrChange>
          </w:rPr>
          <w:delText xml:space="preserve">1b. Maak speelschema – Maak voor de huidige groep het wedstrijdschema, gebaseerd op de wedstrijdgroep. Alleen de wedstrijden voor de geselecteerde groep worden gemaakt. </w:delText>
        </w:r>
      </w:del>
    </w:p>
    <w:p w:rsidR="009733A9" w:rsidRPr="00FD7067" w:rsidDel="00FD7067" w:rsidRDefault="009733A9">
      <w:pPr>
        <w:rPr>
          <w:del w:id="450" w:author="Meulen van der, Leo L (INT)" w:date="2016-10-30T10:22:00Z"/>
          <w:i/>
          <w:color w:val="7598D9" w:themeColor="accent2"/>
          <w:rPrChange w:id="451" w:author="Meulen van der, Leo L (INT)" w:date="2016-10-30T10:23:00Z">
            <w:rPr>
              <w:del w:id="452" w:author="Meulen van der, Leo L (INT)" w:date="2016-10-30T10:22:00Z"/>
            </w:rPr>
          </w:rPrChange>
        </w:rPr>
        <w:pPrChange w:id="453" w:author="Meulen van der, Leo L (INT)" w:date="2016-10-30T10:22:00Z">
          <w:pPr>
            <w:pStyle w:val="Lijstalinea"/>
            <w:numPr>
              <w:numId w:val="17"/>
            </w:numPr>
            <w:ind w:hanging="360"/>
          </w:pPr>
        </w:pPrChange>
      </w:pPr>
      <w:del w:id="454" w:author="Meulen van der, Leo L (INT)" w:date="2016-10-30T10:22:00Z">
        <w:r w:rsidRPr="00FD7067" w:rsidDel="00FD7067">
          <w:rPr>
            <w:i/>
            <w:color w:val="7598D9" w:themeColor="accent2"/>
            <w:rPrChange w:id="455" w:author="Meulen van der, Leo L (INT)" w:date="2016-10-30T10:23:00Z">
              <w:rPr/>
            </w:rPrChange>
          </w:rPr>
          <w:delText>1c. Bewerk speelschema – Indien er behoefte is, kan het wedstrijdschema worden aangepast (zie Beheer van wedstrijden)</w:delText>
        </w:r>
      </w:del>
    </w:p>
    <w:p w:rsidR="009733A9" w:rsidRPr="00FD7067" w:rsidDel="00FD7067" w:rsidRDefault="009733A9">
      <w:pPr>
        <w:rPr>
          <w:del w:id="456" w:author="Meulen van der, Leo L (INT)" w:date="2016-10-30T10:22:00Z"/>
          <w:i/>
          <w:color w:val="7598D9" w:themeColor="accent2"/>
          <w:rPrChange w:id="457" w:author="Meulen van der, Leo L (INT)" w:date="2016-10-30T10:23:00Z">
            <w:rPr>
              <w:del w:id="458" w:author="Meulen van der, Leo L (INT)" w:date="2016-10-30T10:22:00Z"/>
            </w:rPr>
          </w:rPrChange>
        </w:rPr>
        <w:pPrChange w:id="459" w:author="Meulen van der, Leo L (INT)" w:date="2016-10-30T10:22:00Z">
          <w:pPr>
            <w:pStyle w:val="Lijstalinea"/>
            <w:numPr>
              <w:numId w:val="17"/>
            </w:numPr>
            <w:ind w:hanging="360"/>
          </w:pPr>
        </w:pPrChange>
      </w:pPr>
      <w:del w:id="460" w:author="Meulen van der, Leo L (INT)" w:date="2016-10-30T10:22:00Z">
        <w:r w:rsidRPr="00FD7067" w:rsidDel="00FD7067">
          <w:rPr>
            <w:i/>
            <w:color w:val="7598D9" w:themeColor="accent2"/>
            <w:rPrChange w:id="461" w:author="Meulen van der, Leo L (INT)" w:date="2016-10-30T10:23:00Z">
              <w:rPr/>
            </w:rPrChange>
          </w:rPr>
          <w:delText>2. Export – Exporteer de wedstrijden naar het Excel bestand. Na exporteren wordt dit bestand automatisch geopend.</w:delText>
        </w:r>
      </w:del>
    </w:p>
    <w:p w:rsidR="009733A9" w:rsidRPr="00FD7067" w:rsidDel="00FD7067" w:rsidRDefault="009733A9">
      <w:pPr>
        <w:rPr>
          <w:del w:id="462" w:author="Meulen van der, Leo L (INT)" w:date="2016-10-30T10:22:00Z"/>
          <w:i/>
          <w:color w:val="7598D9" w:themeColor="accent2"/>
          <w:rPrChange w:id="463" w:author="Meulen van der, Leo L (INT)" w:date="2016-10-30T10:23:00Z">
            <w:rPr>
              <w:del w:id="464" w:author="Meulen van der, Leo L (INT)" w:date="2016-10-30T10:22:00Z"/>
            </w:rPr>
          </w:rPrChange>
        </w:rPr>
        <w:pPrChange w:id="465" w:author="Meulen van der, Leo L (INT)" w:date="2016-10-30T10:22:00Z">
          <w:pPr>
            <w:pStyle w:val="Lijstalinea"/>
            <w:numPr>
              <w:numId w:val="17"/>
            </w:numPr>
            <w:ind w:hanging="360"/>
          </w:pPr>
        </w:pPrChange>
      </w:pPr>
      <w:del w:id="466" w:author="Meulen van der, Leo L (INT)" w:date="2016-10-30T10:22:00Z">
        <w:r w:rsidRPr="00FD7067" w:rsidDel="00FD7067">
          <w:rPr>
            <w:i/>
            <w:color w:val="7598D9" w:themeColor="accent2"/>
            <w:rPrChange w:id="467" w:author="Meulen van der, Leo L (INT)" w:date="2016-10-30T10:23:00Z">
              <w:rPr/>
            </w:rPrChange>
          </w:rPr>
          <w:delText>3a. Uitslagen – Voer de uitslagen voor de wedstrijden in de ze groep in, zie Wedstrijdresultaten invoeren.</w:delText>
        </w:r>
      </w:del>
    </w:p>
    <w:p w:rsidR="009733A9" w:rsidRPr="00FD7067" w:rsidDel="00FD7067" w:rsidRDefault="009733A9">
      <w:pPr>
        <w:rPr>
          <w:del w:id="468" w:author="Meulen van der, Leo L (INT)" w:date="2016-10-30T10:22:00Z"/>
          <w:i/>
          <w:color w:val="7598D9" w:themeColor="accent2"/>
          <w:rPrChange w:id="469" w:author="Meulen van der, Leo L (INT)" w:date="2016-10-30T10:23:00Z">
            <w:rPr>
              <w:del w:id="470" w:author="Meulen van der, Leo L (INT)" w:date="2016-10-30T10:22:00Z"/>
            </w:rPr>
          </w:rPrChange>
        </w:rPr>
        <w:pPrChange w:id="471" w:author="Meulen van der, Leo L (INT)" w:date="2016-10-30T10:22:00Z">
          <w:pPr>
            <w:pStyle w:val="Lijstalinea"/>
            <w:numPr>
              <w:numId w:val="17"/>
            </w:numPr>
            <w:ind w:hanging="360"/>
          </w:pPr>
        </w:pPrChange>
      </w:pPr>
      <w:del w:id="472" w:author="Meulen van der, Leo L (INT)" w:date="2016-10-30T10:22:00Z">
        <w:r w:rsidRPr="00FD7067" w:rsidDel="00FD7067">
          <w:rPr>
            <w:i/>
            <w:color w:val="7598D9" w:themeColor="accent2"/>
            <w:rPrChange w:id="473" w:author="Meulen van der, Leo L (INT)" w:date="2016-10-30T10:23:00Z">
              <w:rPr/>
            </w:rPrChange>
          </w:rPr>
          <w:delText>3b. Voer, indien van toepassing, de namen of initialen in van de spelers die extern hebben gespeeld en hiervoor dispensatie hebben gekregen.</w:delText>
        </w:r>
      </w:del>
    </w:p>
    <w:p w:rsidR="009733A9" w:rsidRPr="00FD7067" w:rsidDel="00FD7067" w:rsidRDefault="009733A9">
      <w:pPr>
        <w:rPr>
          <w:del w:id="474" w:author="Meulen van der, Leo L (INT)" w:date="2016-10-30T10:22:00Z"/>
          <w:i/>
          <w:color w:val="7598D9" w:themeColor="accent2"/>
          <w:rPrChange w:id="475" w:author="Meulen van der, Leo L (INT)" w:date="2016-10-30T10:23:00Z">
            <w:rPr>
              <w:del w:id="476" w:author="Meulen van der, Leo L (INT)" w:date="2016-10-30T10:22:00Z"/>
            </w:rPr>
          </w:rPrChange>
        </w:rPr>
        <w:pPrChange w:id="477" w:author="Meulen van der, Leo L (INT)" w:date="2016-10-30T10:22:00Z">
          <w:pPr>
            <w:pStyle w:val="Lijstalinea"/>
            <w:numPr>
              <w:numId w:val="17"/>
            </w:numPr>
            <w:ind w:hanging="360"/>
          </w:pPr>
        </w:pPrChange>
      </w:pPr>
      <w:del w:id="478" w:author="Meulen van der, Leo L (INT)" w:date="2016-10-30T10:22:00Z">
        <w:r w:rsidRPr="00FD7067" w:rsidDel="00FD7067">
          <w:rPr>
            <w:i/>
            <w:color w:val="7598D9" w:themeColor="accent2"/>
            <w:rPrChange w:id="479" w:author="Meulen van der, Leo L (INT)" w:date="2016-10-30T10:23:00Z">
              <w:rPr/>
            </w:rPrChange>
          </w:rPr>
          <w:delText>4. Update stand – Verwerk de uitslagen tot een nieuwe stand en exporteer de gewenste uitvoerbestanden. Na verwerking wordt er een popup scherm getoond met de nieuwe stand.</w:delText>
        </w:r>
      </w:del>
    </w:p>
    <w:p w:rsidR="009733A9" w:rsidRPr="00FD7067" w:rsidDel="00FD7067" w:rsidRDefault="009733A9">
      <w:pPr>
        <w:rPr>
          <w:del w:id="480" w:author="Meulen van der, Leo L (INT)" w:date="2016-10-30T10:22:00Z"/>
          <w:i/>
          <w:color w:val="7598D9" w:themeColor="accent2"/>
          <w:rPrChange w:id="481" w:author="Meulen van der, Leo L (INT)" w:date="2016-10-30T10:23:00Z">
            <w:rPr>
              <w:del w:id="482" w:author="Meulen van der, Leo L (INT)" w:date="2016-10-30T10:22:00Z"/>
            </w:rPr>
          </w:rPrChange>
        </w:rPr>
        <w:pPrChange w:id="483" w:author="Meulen van der, Leo L (INT)" w:date="2016-10-30T10:22:00Z">
          <w:pPr>
            <w:pStyle w:val="Lijstalinea"/>
            <w:numPr>
              <w:numId w:val="17"/>
            </w:numPr>
            <w:ind w:hanging="360"/>
          </w:pPr>
        </w:pPrChange>
      </w:pPr>
      <w:del w:id="484" w:author="Meulen van der, Leo L (INT)" w:date="2016-10-30T10:22:00Z">
        <w:r w:rsidRPr="00FD7067" w:rsidDel="00FD7067">
          <w:rPr>
            <w:i/>
            <w:color w:val="7598D9" w:themeColor="accent2"/>
            <w:rPrChange w:id="485" w:author="Meulen van der, Leo L (INT)" w:date="2016-10-30T10:23:00Z">
              <w:rPr/>
            </w:rPrChange>
          </w:rPr>
          <w:delText>Naast deze laaste knop staat de huidige periode en ronde.</w:delText>
        </w:r>
      </w:del>
    </w:p>
    <w:p w:rsidR="009733A9" w:rsidRPr="00FD7067" w:rsidDel="00FD7067" w:rsidRDefault="009733A9">
      <w:pPr>
        <w:rPr>
          <w:del w:id="486" w:author="Meulen van der, Leo L (INT)" w:date="2016-10-30T10:22:00Z"/>
          <w:i/>
          <w:color w:val="7598D9" w:themeColor="accent2"/>
          <w:rPrChange w:id="487" w:author="Meulen van der, Leo L (INT)" w:date="2016-10-30T10:23:00Z">
            <w:rPr>
              <w:del w:id="488" w:author="Meulen van der, Leo L (INT)" w:date="2016-10-30T10:22:00Z"/>
            </w:rPr>
          </w:rPrChange>
        </w:rPr>
        <w:pPrChange w:id="489" w:author="Meulen van der, Leo L (INT)" w:date="2016-10-30T10:22:00Z">
          <w:pPr>
            <w:pStyle w:val="Kop2"/>
          </w:pPr>
        </w:pPrChange>
      </w:pPr>
      <w:del w:id="490" w:author="Meulen van der, Leo L (INT)" w:date="2016-10-30T10:22:00Z">
        <w:r w:rsidRPr="00FD7067" w:rsidDel="00FD7067">
          <w:rPr>
            <w:i/>
            <w:color w:val="7598D9" w:themeColor="accent2"/>
            <w:rPrChange w:id="491" w:author="Meulen van der, Leo L (INT)" w:date="2016-10-30T10:23:00Z">
              <w:rPr>
                <w:smallCaps w:val="0"/>
              </w:rPr>
            </w:rPrChange>
          </w:rPr>
          <w:delText>Menu</w:delText>
        </w:r>
      </w:del>
    </w:p>
    <w:p w:rsidR="009733A9" w:rsidRPr="00FD7067" w:rsidDel="00FD7067" w:rsidRDefault="009733A9">
      <w:pPr>
        <w:rPr>
          <w:del w:id="492" w:author="Meulen van der, Leo L (INT)" w:date="2016-10-30T10:22:00Z"/>
          <w:i/>
          <w:color w:val="7598D9" w:themeColor="accent2"/>
          <w:rPrChange w:id="493" w:author="Meulen van der, Leo L (INT)" w:date="2016-10-30T10:23:00Z">
            <w:rPr>
              <w:del w:id="494" w:author="Meulen van der, Leo L (INT)" w:date="2016-10-30T10:22:00Z"/>
            </w:rPr>
          </w:rPrChange>
        </w:rPr>
      </w:pPr>
      <w:del w:id="495" w:author="Meulen van der, Leo L (INT)" w:date="2016-10-30T10:22:00Z">
        <w:r w:rsidRPr="00FD7067" w:rsidDel="00FD7067">
          <w:rPr>
            <w:i/>
            <w:color w:val="7598D9" w:themeColor="accent2"/>
            <w:rPrChange w:id="496" w:author="Meulen van der, Leo L (INT)" w:date="2016-10-30T10:23:00Z">
              <w:rPr/>
            </w:rPrChange>
          </w:rPr>
          <w:delText>Het menu heeft de volgende structuur:</w:delText>
        </w:r>
      </w:del>
    </w:p>
    <w:p w:rsidR="009733A9" w:rsidRPr="00FD7067" w:rsidDel="00FD7067" w:rsidRDefault="009733A9">
      <w:pPr>
        <w:rPr>
          <w:del w:id="497" w:author="Meulen van der, Leo L (INT)" w:date="2016-10-30T10:22:00Z"/>
          <w:i/>
          <w:color w:val="7598D9" w:themeColor="accent2"/>
          <w:rPrChange w:id="498" w:author="Meulen van der, Leo L (INT)" w:date="2016-10-30T10:23:00Z">
            <w:rPr>
              <w:del w:id="499" w:author="Meulen van der, Leo L (INT)" w:date="2016-10-30T10:22:00Z"/>
            </w:rPr>
          </w:rPrChange>
        </w:rPr>
        <w:pPrChange w:id="500" w:author="Meulen van der, Leo L (INT)" w:date="2016-10-30T10:22:00Z">
          <w:pPr>
            <w:pStyle w:val="Lijstalinea"/>
            <w:numPr>
              <w:numId w:val="18"/>
            </w:numPr>
            <w:ind w:left="360" w:hanging="360"/>
          </w:pPr>
        </w:pPrChange>
      </w:pPr>
      <w:del w:id="501" w:author="Meulen van der, Leo L (INT)" w:date="2016-10-30T10:22:00Z">
        <w:r w:rsidRPr="00FD7067" w:rsidDel="00FD7067">
          <w:rPr>
            <w:i/>
            <w:color w:val="7598D9" w:themeColor="accent2"/>
            <w:rPrChange w:id="502" w:author="Meulen van der, Leo L (INT)" w:date="2016-10-30T10:23:00Z">
              <w:rPr/>
            </w:rPrChange>
          </w:rPr>
          <w:delText>File</w:delText>
        </w:r>
      </w:del>
    </w:p>
    <w:p w:rsidR="009733A9" w:rsidRPr="00FD7067" w:rsidDel="00FD7067" w:rsidRDefault="009733A9">
      <w:pPr>
        <w:rPr>
          <w:del w:id="503" w:author="Meulen van der, Leo L (INT)" w:date="2016-10-30T10:22:00Z"/>
          <w:i/>
          <w:color w:val="7598D9" w:themeColor="accent2"/>
          <w:rPrChange w:id="504" w:author="Meulen van der, Leo L (INT)" w:date="2016-10-30T10:23:00Z">
            <w:rPr>
              <w:del w:id="505" w:author="Meulen van der, Leo L (INT)" w:date="2016-10-30T10:22:00Z"/>
            </w:rPr>
          </w:rPrChange>
        </w:rPr>
        <w:pPrChange w:id="506" w:author="Meulen van der, Leo L (INT)" w:date="2016-10-30T10:22:00Z">
          <w:pPr>
            <w:pStyle w:val="Lijstalinea"/>
            <w:numPr>
              <w:ilvl w:val="1"/>
              <w:numId w:val="18"/>
            </w:numPr>
            <w:ind w:hanging="360"/>
          </w:pPr>
        </w:pPrChange>
      </w:pPr>
      <w:del w:id="507" w:author="Meulen van der, Leo L (INT)" w:date="2016-10-30T10:22:00Z">
        <w:r w:rsidRPr="00FD7067" w:rsidDel="00FD7067">
          <w:rPr>
            <w:i/>
            <w:color w:val="7598D9" w:themeColor="accent2"/>
            <w:rPrChange w:id="508" w:author="Meulen van der, Leo L (INT)" w:date="2016-10-30T10:23:00Z">
              <w:rPr/>
            </w:rPrChange>
          </w:rPr>
          <w:delText>Open</w:delText>
        </w:r>
        <w:r w:rsidRPr="00FD7067" w:rsidDel="00FD7067">
          <w:rPr>
            <w:i/>
            <w:color w:val="7598D9" w:themeColor="accent2"/>
            <w:rPrChange w:id="509" w:author="Meulen van der, Leo L (INT)" w:date="2016-10-30T10:23:00Z">
              <w:rPr/>
            </w:rPrChange>
          </w:rPr>
          <w:tab/>
        </w:r>
        <w:r w:rsidRPr="00FD7067" w:rsidDel="00FD7067">
          <w:rPr>
            <w:i/>
            <w:color w:val="7598D9" w:themeColor="accent2"/>
            <w:rPrChange w:id="510" w:author="Meulen van der, Leo L (INT)" w:date="2016-10-30T10:23:00Z">
              <w:rPr/>
            </w:rPrChange>
          </w:rPr>
          <w:tab/>
        </w:r>
        <w:r w:rsidRPr="00FD7067" w:rsidDel="00FD7067">
          <w:rPr>
            <w:i/>
            <w:color w:val="7598D9" w:themeColor="accent2"/>
            <w:rPrChange w:id="511" w:author="Meulen van der, Leo L (INT)" w:date="2016-10-30T10:23:00Z">
              <w:rPr/>
            </w:rPrChange>
          </w:rPr>
          <w:tab/>
        </w:r>
        <w:r w:rsidRPr="00FD7067" w:rsidDel="00FD7067">
          <w:rPr>
            <w:i/>
            <w:color w:val="7598D9" w:themeColor="accent2"/>
            <w:rPrChange w:id="512" w:author="Meulen van der, Leo L (INT)" w:date="2016-10-30T10:23:00Z">
              <w:rPr/>
            </w:rPrChange>
          </w:rPr>
          <w:tab/>
        </w:r>
        <w:r w:rsidRPr="00FD7067" w:rsidDel="00FD7067">
          <w:rPr>
            <w:i/>
            <w:color w:val="7598D9" w:themeColor="accent2"/>
            <w:rPrChange w:id="513" w:author="Meulen van der, Leo L (INT)" w:date="2016-10-30T10:23:00Z">
              <w:rPr/>
            </w:rPrChange>
          </w:rPr>
          <w:tab/>
          <w:delText>Open json of txt bestand</w:delText>
        </w:r>
      </w:del>
    </w:p>
    <w:p w:rsidR="009733A9" w:rsidRPr="00FD7067" w:rsidDel="00FD7067" w:rsidRDefault="009733A9">
      <w:pPr>
        <w:rPr>
          <w:del w:id="514" w:author="Meulen van der, Leo L (INT)" w:date="2016-10-30T10:22:00Z"/>
          <w:i/>
          <w:color w:val="7598D9" w:themeColor="accent2"/>
          <w:lang w:val="en-US"/>
          <w:rPrChange w:id="515" w:author="Meulen van der, Leo L (INT)" w:date="2016-10-30T10:23:00Z">
            <w:rPr>
              <w:del w:id="516" w:author="Meulen van der, Leo L (INT)" w:date="2016-10-30T10:22:00Z"/>
              <w:lang w:val="en-US"/>
            </w:rPr>
          </w:rPrChange>
        </w:rPr>
        <w:pPrChange w:id="517" w:author="Meulen van der, Leo L (INT)" w:date="2016-10-30T10:22:00Z">
          <w:pPr>
            <w:pStyle w:val="Lijstalinea"/>
            <w:numPr>
              <w:ilvl w:val="1"/>
              <w:numId w:val="18"/>
            </w:numPr>
            <w:ind w:hanging="360"/>
          </w:pPr>
        </w:pPrChange>
      </w:pPr>
      <w:del w:id="518" w:author="Meulen van der, Leo L (INT)" w:date="2016-10-30T10:22:00Z">
        <w:r w:rsidRPr="00FD7067" w:rsidDel="00FD7067">
          <w:rPr>
            <w:i/>
            <w:color w:val="7598D9" w:themeColor="accent2"/>
            <w:lang w:val="en-US"/>
            <w:rPrChange w:id="519" w:author="Meulen van der, Leo L (INT)" w:date="2016-10-30T10:23:00Z">
              <w:rPr>
                <w:lang w:val="en-US"/>
              </w:rPr>
            </w:rPrChange>
          </w:rPr>
          <w:delText>Save</w:delText>
        </w:r>
        <w:r w:rsidRPr="00FD7067" w:rsidDel="00FD7067">
          <w:rPr>
            <w:i/>
            <w:color w:val="7598D9" w:themeColor="accent2"/>
            <w:lang w:val="en-US"/>
            <w:rPrChange w:id="520" w:author="Meulen van der, Leo L (INT)" w:date="2016-10-30T10:23:00Z">
              <w:rPr>
                <w:lang w:val="en-US"/>
              </w:rPr>
            </w:rPrChange>
          </w:rPr>
          <w:tab/>
        </w:r>
        <w:r w:rsidRPr="00FD7067" w:rsidDel="00FD7067">
          <w:rPr>
            <w:i/>
            <w:color w:val="7598D9" w:themeColor="accent2"/>
            <w:lang w:val="en-US"/>
            <w:rPrChange w:id="521" w:author="Meulen van der, Leo L (INT)" w:date="2016-10-30T10:23:00Z">
              <w:rPr>
                <w:lang w:val="en-US"/>
              </w:rPr>
            </w:rPrChange>
          </w:rPr>
          <w:tab/>
        </w:r>
        <w:r w:rsidRPr="00FD7067" w:rsidDel="00FD7067">
          <w:rPr>
            <w:i/>
            <w:color w:val="7598D9" w:themeColor="accent2"/>
            <w:lang w:val="en-US"/>
            <w:rPrChange w:id="522" w:author="Meulen van der, Leo L (INT)" w:date="2016-10-30T10:23:00Z">
              <w:rPr>
                <w:lang w:val="en-US"/>
              </w:rPr>
            </w:rPrChange>
          </w:rPr>
          <w:tab/>
        </w:r>
        <w:r w:rsidRPr="00FD7067" w:rsidDel="00FD7067">
          <w:rPr>
            <w:i/>
            <w:color w:val="7598D9" w:themeColor="accent2"/>
            <w:lang w:val="en-US"/>
            <w:rPrChange w:id="523" w:author="Meulen van der, Leo L (INT)" w:date="2016-10-30T10:23:00Z">
              <w:rPr>
                <w:lang w:val="en-US"/>
              </w:rPr>
            </w:rPrChange>
          </w:rPr>
          <w:tab/>
        </w:r>
        <w:r w:rsidRPr="00FD7067" w:rsidDel="00FD7067">
          <w:rPr>
            <w:i/>
            <w:color w:val="7598D9" w:themeColor="accent2"/>
            <w:lang w:val="en-US"/>
            <w:rPrChange w:id="524" w:author="Meulen van der, Leo L (INT)" w:date="2016-10-30T10:23:00Z">
              <w:rPr>
                <w:lang w:val="en-US"/>
              </w:rPr>
            </w:rPrChange>
          </w:rPr>
          <w:tab/>
          <w:delText>Save status in json bestand</w:delText>
        </w:r>
      </w:del>
    </w:p>
    <w:p w:rsidR="009733A9" w:rsidRPr="00FD7067" w:rsidDel="00FD7067" w:rsidRDefault="009733A9">
      <w:pPr>
        <w:rPr>
          <w:del w:id="525" w:author="Meulen van der, Leo L (INT)" w:date="2016-10-30T10:22:00Z"/>
          <w:i/>
          <w:color w:val="7598D9" w:themeColor="accent2"/>
          <w:rPrChange w:id="526" w:author="Meulen van der, Leo L (INT)" w:date="2016-10-30T10:23:00Z">
            <w:rPr>
              <w:del w:id="527" w:author="Meulen van der, Leo L (INT)" w:date="2016-10-30T10:22:00Z"/>
            </w:rPr>
          </w:rPrChange>
        </w:rPr>
        <w:pPrChange w:id="528" w:author="Meulen van der, Leo L (INT)" w:date="2016-10-30T10:22:00Z">
          <w:pPr>
            <w:pStyle w:val="Lijstalinea"/>
            <w:numPr>
              <w:ilvl w:val="1"/>
              <w:numId w:val="18"/>
            </w:numPr>
            <w:ind w:hanging="360"/>
          </w:pPr>
        </w:pPrChange>
      </w:pPr>
      <w:del w:id="529" w:author="Meulen van der, Leo L (INT)" w:date="2016-10-30T10:22:00Z">
        <w:r w:rsidRPr="00FD7067" w:rsidDel="00FD7067">
          <w:rPr>
            <w:i/>
            <w:color w:val="7598D9" w:themeColor="accent2"/>
            <w:rPrChange w:id="530" w:author="Meulen van der, Leo L (INT)" w:date="2016-10-30T10:23:00Z">
              <w:rPr/>
            </w:rPrChange>
          </w:rPr>
          <w:delText>Instellingen</w:delText>
        </w:r>
        <w:r w:rsidRPr="00FD7067" w:rsidDel="00FD7067">
          <w:rPr>
            <w:i/>
            <w:color w:val="7598D9" w:themeColor="accent2"/>
            <w:rPrChange w:id="531" w:author="Meulen van der, Leo L (INT)" w:date="2016-10-30T10:23:00Z">
              <w:rPr/>
            </w:rPrChange>
          </w:rPr>
          <w:tab/>
        </w:r>
        <w:r w:rsidRPr="00FD7067" w:rsidDel="00FD7067">
          <w:rPr>
            <w:i/>
            <w:color w:val="7598D9" w:themeColor="accent2"/>
            <w:rPrChange w:id="532" w:author="Meulen van der, Leo L (INT)" w:date="2016-10-30T10:23:00Z">
              <w:rPr/>
            </w:rPrChange>
          </w:rPr>
          <w:tab/>
        </w:r>
        <w:r w:rsidRPr="00FD7067" w:rsidDel="00FD7067">
          <w:rPr>
            <w:i/>
            <w:color w:val="7598D9" w:themeColor="accent2"/>
            <w:rPrChange w:id="533" w:author="Meulen van der, Leo L (INT)" w:date="2016-10-30T10:23:00Z">
              <w:rPr/>
            </w:rPrChange>
          </w:rPr>
          <w:tab/>
        </w:r>
        <w:r w:rsidRPr="00FD7067" w:rsidDel="00FD7067">
          <w:rPr>
            <w:i/>
            <w:color w:val="7598D9" w:themeColor="accent2"/>
            <w:rPrChange w:id="534" w:author="Meulen van der, Leo L (INT)" w:date="2016-10-30T10:23:00Z">
              <w:rPr/>
            </w:rPrChange>
          </w:rPr>
          <w:tab/>
          <w:delText>Open instellingen scherm</w:delText>
        </w:r>
      </w:del>
    </w:p>
    <w:p w:rsidR="009733A9" w:rsidRPr="00FD7067" w:rsidDel="00FD7067" w:rsidRDefault="009733A9">
      <w:pPr>
        <w:rPr>
          <w:del w:id="535" w:author="Meulen van der, Leo L (INT)" w:date="2016-10-30T10:22:00Z"/>
          <w:i/>
          <w:color w:val="7598D9" w:themeColor="accent2"/>
          <w:rPrChange w:id="536" w:author="Meulen van der, Leo L (INT)" w:date="2016-10-30T10:23:00Z">
            <w:rPr>
              <w:del w:id="537" w:author="Meulen van der, Leo L (INT)" w:date="2016-10-30T10:22:00Z"/>
            </w:rPr>
          </w:rPrChange>
        </w:rPr>
        <w:pPrChange w:id="538" w:author="Meulen van der, Leo L (INT)" w:date="2016-10-30T10:22:00Z">
          <w:pPr>
            <w:pStyle w:val="Lijstalinea"/>
            <w:numPr>
              <w:ilvl w:val="1"/>
              <w:numId w:val="18"/>
            </w:numPr>
            <w:ind w:hanging="360"/>
          </w:pPr>
        </w:pPrChange>
      </w:pPr>
      <w:del w:id="539" w:author="Meulen van der, Leo L (INT)" w:date="2016-10-30T10:22:00Z">
        <w:r w:rsidRPr="00FD7067" w:rsidDel="00FD7067">
          <w:rPr>
            <w:i/>
            <w:color w:val="7598D9" w:themeColor="accent2"/>
            <w:rPrChange w:id="540" w:author="Meulen van der, Leo L (INT)" w:date="2016-10-30T10:23:00Z">
              <w:rPr/>
            </w:rPrChange>
          </w:rPr>
          <w:delText>Exit</w:delText>
        </w:r>
        <w:r w:rsidRPr="00FD7067" w:rsidDel="00FD7067">
          <w:rPr>
            <w:i/>
            <w:color w:val="7598D9" w:themeColor="accent2"/>
            <w:rPrChange w:id="541" w:author="Meulen van der, Leo L (INT)" w:date="2016-10-30T10:23:00Z">
              <w:rPr/>
            </w:rPrChange>
          </w:rPr>
          <w:tab/>
        </w:r>
        <w:r w:rsidRPr="00FD7067" w:rsidDel="00FD7067">
          <w:rPr>
            <w:i/>
            <w:color w:val="7598D9" w:themeColor="accent2"/>
            <w:rPrChange w:id="542" w:author="Meulen van der, Leo L (INT)" w:date="2016-10-30T10:23:00Z">
              <w:rPr/>
            </w:rPrChange>
          </w:rPr>
          <w:tab/>
        </w:r>
        <w:r w:rsidRPr="00FD7067" w:rsidDel="00FD7067">
          <w:rPr>
            <w:i/>
            <w:color w:val="7598D9" w:themeColor="accent2"/>
            <w:rPrChange w:id="543" w:author="Meulen van der, Leo L (INT)" w:date="2016-10-30T10:23:00Z">
              <w:rPr/>
            </w:rPrChange>
          </w:rPr>
          <w:tab/>
        </w:r>
        <w:r w:rsidRPr="00FD7067" w:rsidDel="00FD7067">
          <w:rPr>
            <w:i/>
            <w:color w:val="7598D9" w:themeColor="accent2"/>
            <w:rPrChange w:id="544" w:author="Meulen van der, Leo L (INT)" w:date="2016-10-30T10:23:00Z">
              <w:rPr/>
            </w:rPrChange>
          </w:rPr>
          <w:tab/>
        </w:r>
        <w:r w:rsidRPr="00FD7067" w:rsidDel="00FD7067">
          <w:rPr>
            <w:i/>
            <w:color w:val="7598D9" w:themeColor="accent2"/>
            <w:rPrChange w:id="545" w:author="Meulen van der, Leo L (INT)" w:date="2016-10-30T10:23:00Z">
              <w:rPr/>
            </w:rPrChange>
          </w:rPr>
          <w:tab/>
          <w:delText>Sluit applicatie af</w:delText>
        </w:r>
      </w:del>
    </w:p>
    <w:p w:rsidR="009733A9" w:rsidRPr="00FD7067" w:rsidDel="00FD7067" w:rsidRDefault="009733A9">
      <w:pPr>
        <w:rPr>
          <w:del w:id="546" w:author="Meulen van der, Leo L (INT)" w:date="2016-10-30T10:22:00Z"/>
          <w:i/>
          <w:color w:val="7598D9" w:themeColor="accent2"/>
          <w:rPrChange w:id="547" w:author="Meulen van der, Leo L (INT)" w:date="2016-10-30T10:23:00Z">
            <w:rPr>
              <w:del w:id="548" w:author="Meulen van der, Leo L (INT)" w:date="2016-10-30T10:22:00Z"/>
            </w:rPr>
          </w:rPrChange>
        </w:rPr>
        <w:pPrChange w:id="549" w:author="Meulen van der, Leo L (INT)" w:date="2016-10-30T10:22:00Z">
          <w:pPr>
            <w:pStyle w:val="Lijstalinea"/>
            <w:numPr>
              <w:numId w:val="18"/>
            </w:numPr>
            <w:ind w:left="360" w:hanging="360"/>
          </w:pPr>
        </w:pPrChange>
      </w:pPr>
      <w:del w:id="550" w:author="Meulen van der, Leo L (INT)" w:date="2016-10-30T10:22:00Z">
        <w:r w:rsidRPr="00FD7067" w:rsidDel="00FD7067">
          <w:rPr>
            <w:i/>
            <w:color w:val="7598D9" w:themeColor="accent2"/>
            <w:rPrChange w:id="551" w:author="Meulen van der, Leo L (INT)" w:date="2016-10-30T10:23:00Z">
              <w:rPr/>
            </w:rPrChange>
          </w:rPr>
          <w:delText>Speler</w:delText>
        </w:r>
      </w:del>
    </w:p>
    <w:p w:rsidR="009733A9" w:rsidRPr="00FD7067" w:rsidDel="00FD7067" w:rsidRDefault="009733A9">
      <w:pPr>
        <w:rPr>
          <w:del w:id="552" w:author="Meulen van der, Leo L (INT)" w:date="2016-10-30T10:22:00Z"/>
          <w:i/>
          <w:color w:val="7598D9" w:themeColor="accent2"/>
          <w:rPrChange w:id="553" w:author="Meulen van der, Leo L (INT)" w:date="2016-10-30T10:23:00Z">
            <w:rPr>
              <w:del w:id="554" w:author="Meulen van der, Leo L (INT)" w:date="2016-10-30T10:22:00Z"/>
            </w:rPr>
          </w:rPrChange>
        </w:rPr>
        <w:pPrChange w:id="555" w:author="Meulen van der, Leo L (INT)" w:date="2016-10-30T10:22:00Z">
          <w:pPr>
            <w:pStyle w:val="Lijstalinea"/>
            <w:numPr>
              <w:ilvl w:val="1"/>
              <w:numId w:val="18"/>
            </w:numPr>
            <w:ind w:hanging="360"/>
          </w:pPr>
        </w:pPrChange>
      </w:pPr>
      <w:del w:id="556" w:author="Meulen van der, Leo L (INT)" w:date="2016-10-30T10:22:00Z">
        <w:r w:rsidRPr="00FD7067" w:rsidDel="00FD7067">
          <w:rPr>
            <w:i/>
            <w:color w:val="7598D9" w:themeColor="accent2"/>
            <w:rPrChange w:id="557" w:author="Meulen van der, Leo L (INT)" w:date="2016-10-30T10:23:00Z">
              <w:rPr/>
            </w:rPrChange>
          </w:rPr>
          <w:delText>Nieuwe speler</w:delText>
        </w:r>
        <w:r w:rsidRPr="00FD7067" w:rsidDel="00FD7067">
          <w:rPr>
            <w:i/>
            <w:color w:val="7598D9" w:themeColor="accent2"/>
            <w:rPrChange w:id="558" w:author="Meulen van der, Leo L (INT)" w:date="2016-10-30T10:23:00Z">
              <w:rPr/>
            </w:rPrChange>
          </w:rPr>
          <w:tab/>
        </w:r>
        <w:r w:rsidRPr="00FD7067" w:rsidDel="00FD7067">
          <w:rPr>
            <w:i/>
            <w:color w:val="7598D9" w:themeColor="accent2"/>
            <w:rPrChange w:id="559" w:author="Meulen van der, Leo L (INT)" w:date="2016-10-30T10:23:00Z">
              <w:rPr/>
            </w:rPrChange>
          </w:rPr>
          <w:tab/>
        </w:r>
        <w:r w:rsidRPr="00FD7067" w:rsidDel="00FD7067">
          <w:rPr>
            <w:i/>
            <w:color w:val="7598D9" w:themeColor="accent2"/>
            <w:rPrChange w:id="560" w:author="Meulen van der, Leo L (INT)" w:date="2016-10-30T10:23:00Z">
              <w:rPr/>
            </w:rPrChange>
          </w:rPr>
          <w:tab/>
          <w:delText>Voeg een nieuwe speler toe</w:delText>
        </w:r>
      </w:del>
    </w:p>
    <w:p w:rsidR="009733A9" w:rsidRPr="00FD7067" w:rsidDel="00FD7067" w:rsidRDefault="009733A9">
      <w:pPr>
        <w:rPr>
          <w:del w:id="561" w:author="Meulen van der, Leo L (INT)" w:date="2016-10-30T10:22:00Z"/>
          <w:i/>
          <w:color w:val="7598D9" w:themeColor="accent2"/>
          <w:rPrChange w:id="562" w:author="Meulen van der, Leo L (INT)" w:date="2016-10-30T10:23:00Z">
            <w:rPr>
              <w:del w:id="563" w:author="Meulen van der, Leo L (INT)" w:date="2016-10-30T10:22:00Z"/>
            </w:rPr>
          </w:rPrChange>
        </w:rPr>
        <w:pPrChange w:id="564" w:author="Meulen van der, Leo L (INT)" w:date="2016-10-30T10:22:00Z">
          <w:pPr>
            <w:pStyle w:val="Lijstalinea"/>
            <w:numPr>
              <w:ilvl w:val="1"/>
              <w:numId w:val="18"/>
            </w:numPr>
            <w:ind w:hanging="360"/>
          </w:pPr>
        </w:pPrChange>
      </w:pPr>
      <w:del w:id="565" w:author="Meulen van der, Leo L (INT)" w:date="2016-10-30T10:22:00Z">
        <w:r w:rsidRPr="00FD7067" w:rsidDel="00FD7067">
          <w:rPr>
            <w:i/>
            <w:color w:val="7598D9" w:themeColor="accent2"/>
            <w:rPrChange w:id="566" w:author="Meulen van der, Leo L (INT)" w:date="2016-10-30T10:23:00Z">
              <w:rPr/>
            </w:rPrChange>
          </w:rPr>
          <w:delText>Importeer spelers</w:delText>
        </w:r>
        <w:r w:rsidRPr="00FD7067" w:rsidDel="00FD7067">
          <w:rPr>
            <w:i/>
            <w:color w:val="7598D9" w:themeColor="accent2"/>
            <w:rPrChange w:id="567" w:author="Meulen van der, Leo L (INT)" w:date="2016-10-30T10:23:00Z">
              <w:rPr/>
            </w:rPrChange>
          </w:rPr>
          <w:tab/>
        </w:r>
        <w:r w:rsidRPr="00FD7067" w:rsidDel="00FD7067">
          <w:rPr>
            <w:i/>
            <w:color w:val="7598D9" w:themeColor="accent2"/>
            <w:rPrChange w:id="568" w:author="Meulen van der, Leo L (INT)" w:date="2016-10-30T10:23:00Z">
              <w:rPr/>
            </w:rPrChange>
          </w:rPr>
          <w:tab/>
        </w:r>
        <w:r w:rsidRPr="00FD7067" w:rsidDel="00FD7067">
          <w:rPr>
            <w:i/>
            <w:color w:val="7598D9" w:themeColor="accent2"/>
            <w:rPrChange w:id="569" w:author="Meulen van der, Leo L (INT)" w:date="2016-10-30T10:23:00Z">
              <w:rPr/>
            </w:rPrChange>
          </w:rPr>
          <w:tab/>
          <w:delText>Importeer spelers uit CSV bestand</w:delText>
        </w:r>
      </w:del>
    </w:p>
    <w:p w:rsidR="009733A9" w:rsidRPr="00FD7067" w:rsidDel="00FD7067" w:rsidRDefault="009733A9">
      <w:pPr>
        <w:rPr>
          <w:del w:id="570" w:author="Meulen van der, Leo L (INT)" w:date="2016-10-30T10:22:00Z"/>
          <w:i/>
          <w:color w:val="7598D9" w:themeColor="accent2"/>
          <w:rPrChange w:id="571" w:author="Meulen van der, Leo L (INT)" w:date="2016-10-30T10:23:00Z">
            <w:rPr>
              <w:del w:id="572" w:author="Meulen van der, Leo L (INT)" w:date="2016-10-30T10:22:00Z"/>
            </w:rPr>
          </w:rPrChange>
        </w:rPr>
        <w:pPrChange w:id="573" w:author="Meulen van der, Leo L (INT)" w:date="2016-10-30T10:22:00Z">
          <w:pPr>
            <w:pStyle w:val="Lijstalinea"/>
            <w:numPr>
              <w:numId w:val="18"/>
            </w:numPr>
            <w:ind w:left="360" w:hanging="360"/>
          </w:pPr>
        </w:pPrChange>
      </w:pPr>
      <w:del w:id="574" w:author="Meulen van der, Leo L (INT)" w:date="2016-10-30T10:22:00Z">
        <w:r w:rsidRPr="00FD7067" w:rsidDel="00FD7067">
          <w:rPr>
            <w:i/>
            <w:color w:val="7598D9" w:themeColor="accent2"/>
            <w:rPrChange w:id="575" w:author="Meulen van der, Leo L (INT)" w:date="2016-10-30T10:23:00Z">
              <w:rPr/>
            </w:rPrChange>
          </w:rPr>
          <w:delText>Indeling</w:delText>
        </w:r>
      </w:del>
    </w:p>
    <w:p w:rsidR="009733A9" w:rsidRPr="00FD7067" w:rsidDel="00FD7067" w:rsidRDefault="009733A9">
      <w:pPr>
        <w:rPr>
          <w:del w:id="576" w:author="Meulen van der, Leo L (INT)" w:date="2016-10-30T10:22:00Z"/>
          <w:i/>
          <w:color w:val="7598D9" w:themeColor="accent2"/>
          <w:rPrChange w:id="577" w:author="Meulen van der, Leo L (INT)" w:date="2016-10-30T10:23:00Z">
            <w:rPr>
              <w:del w:id="578" w:author="Meulen van der, Leo L (INT)" w:date="2016-10-30T10:22:00Z"/>
            </w:rPr>
          </w:rPrChange>
        </w:rPr>
        <w:pPrChange w:id="579" w:author="Meulen van der, Leo L (INT)" w:date="2016-10-30T10:22:00Z">
          <w:pPr>
            <w:pStyle w:val="Lijstalinea"/>
            <w:numPr>
              <w:ilvl w:val="1"/>
              <w:numId w:val="18"/>
            </w:numPr>
            <w:ind w:hanging="360"/>
          </w:pPr>
        </w:pPrChange>
      </w:pPr>
      <w:del w:id="580" w:author="Meulen van der, Leo L (INT)" w:date="2016-10-30T10:22:00Z">
        <w:r w:rsidRPr="00FD7067" w:rsidDel="00FD7067">
          <w:rPr>
            <w:i/>
            <w:color w:val="7598D9" w:themeColor="accent2"/>
            <w:rPrChange w:id="581" w:author="Meulen van der, Leo L (INT)" w:date="2016-10-30T10:23:00Z">
              <w:rPr/>
            </w:rPrChange>
          </w:rPr>
          <w:delText>Automatisch aan/uit</w:delText>
        </w:r>
      </w:del>
    </w:p>
    <w:p w:rsidR="009733A9" w:rsidRPr="00FD7067" w:rsidDel="00FD7067" w:rsidRDefault="009733A9">
      <w:pPr>
        <w:rPr>
          <w:del w:id="582" w:author="Meulen van der, Leo L (INT)" w:date="2016-10-30T10:22:00Z"/>
          <w:i/>
          <w:color w:val="7598D9" w:themeColor="accent2"/>
          <w:rPrChange w:id="583" w:author="Meulen van der, Leo L (INT)" w:date="2016-10-30T10:23:00Z">
            <w:rPr>
              <w:del w:id="584" w:author="Meulen van der, Leo L (INT)" w:date="2016-10-30T10:22:00Z"/>
            </w:rPr>
          </w:rPrChange>
        </w:rPr>
        <w:pPrChange w:id="585" w:author="Meulen van der, Leo L (INT)" w:date="2016-10-30T10:22:00Z">
          <w:pPr>
            <w:pStyle w:val="Lijstalinea"/>
            <w:numPr>
              <w:ilvl w:val="1"/>
              <w:numId w:val="18"/>
            </w:numPr>
            <w:ind w:hanging="360"/>
          </w:pPr>
        </w:pPrChange>
      </w:pPr>
      <w:del w:id="586" w:author="Meulen van der, Leo L (INT)" w:date="2016-10-30T10:22:00Z">
        <w:r w:rsidRPr="00FD7067" w:rsidDel="00FD7067">
          <w:rPr>
            <w:i/>
            <w:color w:val="7598D9" w:themeColor="accent2"/>
            <w:rPrChange w:id="587" w:author="Meulen van der, Leo L (INT)" w:date="2016-10-30T10:23:00Z">
              <w:rPr/>
            </w:rPrChange>
          </w:rPr>
          <w:delText>Maak wedstrijdgroep</w:delText>
        </w:r>
      </w:del>
    </w:p>
    <w:p w:rsidR="009733A9" w:rsidRPr="00FD7067" w:rsidDel="00FD7067" w:rsidRDefault="009733A9">
      <w:pPr>
        <w:rPr>
          <w:del w:id="588" w:author="Meulen van der, Leo L (INT)" w:date="2016-10-30T10:22:00Z"/>
          <w:i/>
          <w:color w:val="7598D9" w:themeColor="accent2"/>
          <w:rPrChange w:id="589" w:author="Meulen van der, Leo L (INT)" w:date="2016-10-30T10:23:00Z">
            <w:rPr>
              <w:del w:id="590" w:author="Meulen van der, Leo L (INT)" w:date="2016-10-30T10:22:00Z"/>
            </w:rPr>
          </w:rPrChange>
        </w:rPr>
        <w:pPrChange w:id="591" w:author="Meulen van der, Leo L (INT)" w:date="2016-10-30T10:22:00Z">
          <w:pPr>
            <w:pStyle w:val="Lijstalinea"/>
            <w:numPr>
              <w:ilvl w:val="1"/>
              <w:numId w:val="18"/>
            </w:numPr>
            <w:ind w:hanging="360"/>
          </w:pPr>
        </w:pPrChange>
      </w:pPr>
      <w:del w:id="592" w:author="Meulen van der, Leo L (INT)" w:date="2016-10-30T10:22:00Z">
        <w:r w:rsidRPr="00FD7067" w:rsidDel="00FD7067">
          <w:rPr>
            <w:i/>
            <w:color w:val="7598D9" w:themeColor="accent2"/>
            <w:rPrChange w:id="593" w:author="Meulen van der, Leo L (INT)" w:date="2016-10-30T10:23:00Z">
              <w:rPr/>
            </w:rPrChange>
          </w:rPr>
          <w:delText>Maak speelschema</w:delText>
        </w:r>
      </w:del>
    </w:p>
    <w:p w:rsidR="009733A9" w:rsidRPr="00FD7067" w:rsidDel="00FD7067" w:rsidRDefault="009733A9">
      <w:pPr>
        <w:rPr>
          <w:del w:id="594" w:author="Meulen van der, Leo L (INT)" w:date="2016-10-30T10:22:00Z"/>
          <w:i/>
          <w:color w:val="7598D9" w:themeColor="accent2"/>
          <w:rPrChange w:id="595" w:author="Meulen van der, Leo L (INT)" w:date="2016-10-30T10:23:00Z">
            <w:rPr>
              <w:del w:id="596" w:author="Meulen van der, Leo L (INT)" w:date="2016-10-30T10:22:00Z"/>
            </w:rPr>
          </w:rPrChange>
        </w:rPr>
        <w:pPrChange w:id="597" w:author="Meulen van der, Leo L (INT)" w:date="2016-10-30T10:22:00Z">
          <w:pPr>
            <w:pStyle w:val="Lijstalinea"/>
            <w:numPr>
              <w:ilvl w:val="1"/>
              <w:numId w:val="18"/>
            </w:numPr>
            <w:ind w:hanging="360"/>
          </w:pPr>
        </w:pPrChange>
      </w:pPr>
      <w:del w:id="598" w:author="Meulen van der, Leo L (INT)" w:date="2016-10-30T10:22:00Z">
        <w:r w:rsidRPr="00FD7067" w:rsidDel="00FD7067">
          <w:rPr>
            <w:i/>
            <w:color w:val="7598D9" w:themeColor="accent2"/>
            <w:rPrChange w:id="599" w:author="Meulen van der, Leo L (INT)" w:date="2016-10-30T10:23:00Z">
              <w:rPr/>
            </w:rPrChange>
          </w:rPr>
          <w:delText>Bewerk speelschema</w:delText>
        </w:r>
      </w:del>
    </w:p>
    <w:p w:rsidR="009733A9" w:rsidRPr="00FD7067" w:rsidDel="00FD7067" w:rsidRDefault="009733A9">
      <w:pPr>
        <w:rPr>
          <w:del w:id="600" w:author="Meulen van der, Leo L (INT)" w:date="2016-10-30T10:22:00Z"/>
          <w:i/>
          <w:color w:val="7598D9" w:themeColor="accent2"/>
          <w:rPrChange w:id="601" w:author="Meulen van der, Leo L (INT)" w:date="2016-10-30T10:23:00Z">
            <w:rPr>
              <w:del w:id="602" w:author="Meulen van der, Leo L (INT)" w:date="2016-10-30T10:22:00Z"/>
            </w:rPr>
          </w:rPrChange>
        </w:rPr>
        <w:pPrChange w:id="603" w:author="Meulen van der, Leo L (INT)" w:date="2016-10-30T10:22:00Z">
          <w:pPr>
            <w:pStyle w:val="Lijstalinea"/>
            <w:numPr>
              <w:ilvl w:val="1"/>
              <w:numId w:val="18"/>
            </w:numPr>
            <w:ind w:hanging="360"/>
          </w:pPr>
        </w:pPrChange>
      </w:pPr>
      <w:del w:id="604" w:author="Meulen van der, Leo L (INT)" w:date="2016-10-30T10:22:00Z">
        <w:r w:rsidRPr="00FD7067" w:rsidDel="00FD7067">
          <w:rPr>
            <w:i/>
            <w:color w:val="7598D9" w:themeColor="accent2"/>
            <w:rPrChange w:id="605" w:author="Meulen van der, Leo L (INT)" w:date="2016-10-30T10:23:00Z">
              <w:rPr/>
            </w:rPrChange>
          </w:rPr>
          <w:delText>Export</w:delText>
        </w:r>
      </w:del>
    </w:p>
    <w:p w:rsidR="009733A9" w:rsidRPr="00FD7067" w:rsidDel="00FD7067" w:rsidRDefault="009733A9">
      <w:pPr>
        <w:rPr>
          <w:del w:id="606" w:author="Meulen van der, Leo L (INT)" w:date="2016-10-30T10:22:00Z"/>
          <w:i/>
          <w:color w:val="7598D9" w:themeColor="accent2"/>
          <w:rPrChange w:id="607" w:author="Meulen van der, Leo L (INT)" w:date="2016-10-30T10:23:00Z">
            <w:rPr>
              <w:del w:id="608" w:author="Meulen van der, Leo L (INT)" w:date="2016-10-30T10:22:00Z"/>
            </w:rPr>
          </w:rPrChange>
        </w:rPr>
        <w:pPrChange w:id="609" w:author="Meulen van der, Leo L (INT)" w:date="2016-10-30T10:22:00Z">
          <w:pPr>
            <w:pStyle w:val="Lijstalinea"/>
            <w:numPr>
              <w:ilvl w:val="1"/>
              <w:numId w:val="18"/>
            </w:numPr>
            <w:ind w:hanging="360"/>
          </w:pPr>
        </w:pPrChange>
      </w:pPr>
      <w:del w:id="610" w:author="Meulen van der, Leo L (INT)" w:date="2016-10-30T10:22:00Z">
        <w:r w:rsidRPr="00FD7067" w:rsidDel="00FD7067">
          <w:rPr>
            <w:i/>
            <w:color w:val="7598D9" w:themeColor="accent2"/>
            <w:rPrChange w:id="611" w:author="Meulen van der, Leo L (INT)" w:date="2016-10-30T10:23:00Z">
              <w:rPr/>
            </w:rPrChange>
          </w:rPr>
          <w:delText>Vul uitslagen in</w:delText>
        </w:r>
      </w:del>
    </w:p>
    <w:p w:rsidR="009733A9" w:rsidRPr="00FD7067" w:rsidDel="00FD7067" w:rsidRDefault="009733A9">
      <w:pPr>
        <w:rPr>
          <w:del w:id="612" w:author="Meulen van der, Leo L (INT)" w:date="2016-10-30T10:22:00Z"/>
          <w:i/>
          <w:color w:val="7598D9" w:themeColor="accent2"/>
          <w:rPrChange w:id="613" w:author="Meulen van der, Leo L (INT)" w:date="2016-10-30T10:23:00Z">
            <w:rPr>
              <w:del w:id="614" w:author="Meulen van der, Leo L (INT)" w:date="2016-10-30T10:22:00Z"/>
            </w:rPr>
          </w:rPrChange>
        </w:rPr>
        <w:pPrChange w:id="615" w:author="Meulen van der, Leo L (INT)" w:date="2016-10-30T10:22:00Z">
          <w:pPr>
            <w:pStyle w:val="Lijstalinea"/>
            <w:numPr>
              <w:ilvl w:val="1"/>
              <w:numId w:val="18"/>
            </w:numPr>
            <w:ind w:hanging="360"/>
          </w:pPr>
        </w:pPrChange>
      </w:pPr>
      <w:del w:id="616" w:author="Meulen van der, Leo L (INT)" w:date="2016-10-30T10:22:00Z">
        <w:r w:rsidRPr="00FD7067" w:rsidDel="00FD7067">
          <w:rPr>
            <w:i/>
            <w:color w:val="7598D9" w:themeColor="accent2"/>
            <w:rPrChange w:id="617" w:author="Meulen van der, Leo L (INT)" w:date="2016-10-30T10:23:00Z">
              <w:rPr/>
            </w:rPrChange>
          </w:rPr>
          <w:delText>Externe spelers</w:delText>
        </w:r>
      </w:del>
    </w:p>
    <w:p w:rsidR="009733A9" w:rsidRPr="00FD7067" w:rsidDel="00FD7067" w:rsidRDefault="009733A9">
      <w:pPr>
        <w:rPr>
          <w:del w:id="618" w:author="Meulen van der, Leo L (INT)" w:date="2016-10-30T10:22:00Z"/>
          <w:i/>
          <w:color w:val="7598D9" w:themeColor="accent2"/>
          <w:rPrChange w:id="619" w:author="Meulen van der, Leo L (INT)" w:date="2016-10-30T10:23:00Z">
            <w:rPr>
              <w:del w:id="620" w:author="Meulen van der, Leo L (INT)" w:date="2016-10-30T10:22:00Z"/>
            </w:rPr>
          </w:rPrChange>
        </w:rPr>
        <w:pPrChange w:id="621" w:author="Meulen van der, Leo L (INT)" w:date="2016-10-30T10:22:00Z">
          <w:pPr>
            <w:pStyle w:val="Lijstalinea"/>
            <w:numPr>
              <w:ilvl w:val="1"/>
              <w:numId w:val="18"/>
            </w:numPr>
            <w:ind w:hanging="360"/>
          </w:pPr>
        </w:pPrChange>
      </w:pPr>
      <w:del w:id="622" w:author="Meulen van der, Leo L (INT)" w:date="2016-10-30T10:22:00Z">
        <w:r w:rsidRPr="00FD7067" w:rsidDel="00FD7067">
          <w:rPr>
            <w:i/>
            <w:color w:val="7598D9" w:themeColor="accent2"/>
            <w:rPrChange w:id="623" w:author="Meulen van der, Leo L (INT)" w:date="2016-10-30T10:23:00Z">
              <w:rPr/>
            </w:rPrChange>
          </w:rPr>
          <w:delText>Maak nieuwe stand</w:delText>
        </w:r>
      </w:del>
    </w:p>
    <w:p w:rsidR="009733A9" w:rsidRPr="00FD7067" w:rsidDel="00FD7067" w:rsidRDefault="009733A9">
      <w:pPr>
        <w:rPr>
          <w:del w:id="624" w:author="Meulen van der, Leo L (INT)" w:date="2016-10-30T10:22:00Z"/>
          <w:i/>
          <w:color w:val="7598D9" w:themeColor="accent2"/>
          <w:rPrChange w:id="625" w:author="Meulen van der, Leo L (INT)" w:date="2016-10-30T10:23:00Z">
            <w:rPr>
              <w:del w:id="626" w:author="Meulen van der, Leo L (INT)" w:date="2016-10-30T10:22:00Z"/>
            </w:rPr>
          </w:rPrChange>
        </w:rPr>
        <w:pPrChange w:id="627" w:author="Meulen van der, Leo L (INT)" w:date="2016-10-30T10:22:00Z">
          <w:pPr>
            <w:pStyle w:val="Lijstalinea"/>
            <w:numPr>
              <w:ilvl w:val="1"/>
              <w:numId w:val="18"/>
            </w:numPr>
            <w:ind w:hanging="360"/>
          </w:pPr>
        </w:pPrChange>
      </w:pPr>
      <w:del w:id="628" w:author="Meulen van der, Leo L (INT)" w:date="2016-10-30T10:22:00Z">
        <w:r w:rsidRPr="00FD7067" w:rsidDel="00FD7067">
          <w:rPr>
            <w:i/>
            <w:color w:val="7598D9" w:themeColor="accent2"/>
            <w:rPrChange w:id="629" w:author="Meulen van der, Leo L (INT)" w:date="2016-10-30T10:23:00Z">
              <w:rPr/>
            </w:rPrChange>
          </w:rPr>
          <w:delText>Volgende ronde</w:delText>
        </w:r>
        <w:r w:rsidRPr="00FD7067" w:rsidDel="00FD7067">
          <w:rPr>
            <w:i/>
            <w:color w:val="7598D9" w:themeColor="accent2"/>
            <w:rPrChange w:id="630" w:author="Meulen van der, Leo L (INT)" w:date="2016-10-30T10:23:00Z">
              <w:rPr/>
            </w:rPrChange>
          </w:rPr>
          <w:tab/>
        </w:r>
        <w:r w:rsidRPr="00FD7067" w:rsidDel="00FD7067">
          <w:rPr>
            <w:i/>
            <w:color w:val="7598D9" w:themeColor="accent2"/>
            <w:rPrChange w:id="631" w:author="Meulen van der, Leo L (INT)" w:date="2016-10-30T10:23:00Z">
              <w:rPr/>
            </w:rPrChange>
          </w:rPr>
          <w:tab/>
        </w:r>
        <w:r w:rsidRPr="00FD7067" w:rsidDel="00FD7067">
          <w:rPr>
            <w:i/>
            <w:color w:val="7598D9" w:themeColor="accent2"/>
            <w:rPrChange w:id="632" w:author="Meulen van der, Leo L (INT)" w:date="2016-10-30T10:23:00Z">
              <w:rPr/>
            </w:rPrChange>
          </w:rPr>
          <w:tab/>
          <w:delText>Ga naar de volgende ronde</w:delText>
        </w:r>
      </w:del>
    </w:p>
    <w:p w:rsidR="009733A9" w:rsidRPr="00FD7067" w:rsidDel="00FD7067" w:rsidRDefault="009733A9">
      <w:pPr>
        <w:rPr>
          <w:del w:id="633" w:author="Meulen van der, Leo L (INT)" w:date="2016-10-30T10:22:00Z"/>
          <w:i/>
          <w:color w:val="7598D9" w:themeColor="accent2"/>
          <w:rPrChange w:id="634" w:author="Meulen van der, Leo L (INT)" w:date="2016-10-30T10:23:00Z">
            <w:rPr>
              <w:del w:id="635" w:author="Meulen van der, Leo L (INT)" w:date="2016-10-30T10:22:00Z"/>
            </w:rPr>
          </w:rPrChange>
        </w:rPr>
        <w:pPrChange w:id="636" w:author="Meulen van der, Leo L (INT)" w:date="2016-10-30T10:22:00Z">
          <w:pPr>
            <w:pStyle w:val="Lijstalinea"/>
            <w:numPr>
              <w:numId w:val="18"/>
            </w:numPr>
            <w:ind w:left="360" w:hanging="360"/>
          </w:pPr>
        </w:pPrChange>
      </w:pPr>
      <w:del w:id="637" w:author="Meulen van der, Leo L (INT)" w:date="2016-10-30T10:22:00Z">
        <w:r w:rsidRPr="00FD7067" w:rsidDel="00FD7067">
          <w:rPr>
            <w:i/>
            <w:color w:val="7598D9" w:themeColor="accent2"/>
            <w:rPrChange w:id="638" w:author="Meulen van der, Leo L (INT)" w:date="2016-10-30T10:23:00Z">
              <w:rPr/>
            </w:rPrChange>
          </w:rPr>
          <w:delText>Overig</w:delText>
        </w:r>
      </w:del>
    </w:p>
    <w:p w:rsidR="009733A9" w:rsidRPr="00FD7067" w:rsidDel="00FD7067" w:rsidRDefault="009733A9">
      <w:pPr>
        <w:rPr>
          <w:del w:id="639" w:author="Meulen van der, Leo L (INT)" w:date="2016-10-30T10:22:00Z"/>
          <w:i/>
          <w:color w:val="7598D9" w:themeColor="accent2"/>
          <w:rPrChange w:id="640" w:author="Meulen van der, Leo L (INT)" w:date="2016-10-30T10:23:00Z">
            <w:rPr>
              <w:del w:id="641" w:author="Meulen van der, Leo L (INT)" w:date="2016-10-30T10:22:00Z"/>
            </w:rPr>
          </w:rPrChange>
        </w:rPr>
        <w:pPrChange w:id="642" w:author="Meulen van der, Leo L (INT)" w:date="2016-10-30T10:22:00Z">
          <w:pPr>
            <w:pStyle w:val="Lijstalinea"/>
            <w:numPr>
              <w:ilvl w:val="1"/>
              <w:numId w:val="18"/>
            </w:numPr>
            <w:ind w:hanging="360"/>
          </w:pPr>
        </w:pPrChange>
      </w:pPr>
      <w:del w:id="643" w:author="Meulen van der, Leo L (INT)" w:date="2016-10-30T10:22:00Z">
        <w:r w:rsidRPr="00FD7067" w:rsidDel="00FD7067">
          <w:rPr>
            <w:i/>
            <w:color w:val="7598D9" w:themeColor="accent2"/>
            <w:rPrChange w:id="644" w:author="Meulen van der, Leo L (INT)" w:date="2016-10-30T10:23:00Z">
              <w:rPr/>
            </w:rPrChange>
          </w:rPr>
          <w:delText>Reset punten</w:delText>
        </w:r>
        <w:r w:rsidRPr="00FD7067" w:rsidDel="00FD7067">
          <w:rPr>
            <w:i/>
            <w:color w:val="7598D9" w:themeColor="accent2"/>
            <w:rPrChange w:id="645" w:author="Meulen van der, Leo L (INT)" w:date="2016-10-30T10:23:00Z">
              <w:rPr/>
            </w:rPrChange>
          </w:rPr>
          <w:tab/>
        </w:r>
        <w:r w:rsidRPr="00FD7067" w:rsidDel="00FD7067">
          <w:rPr>
            <w:i/>
            <w:color w:val="7598D9" w:themeColor="accent2"/>
            <w:rPrChange w:id="646" w:author="Meulen van der, Leo L (INT)" w:date="2016-10-30T10:23:00Z">
              <w:rPr/>
            </w:rPrChange>
          </w:rPr>
          <w:tab/>
        </w:r>
        <w:r w:rsidRPr="00FD7067" w:rsidDel="00FD7067">
          <w:rPr>
            <w:i/>
            <w:color w:val="7598D9" w:themeColor="accent2"/>
            <w:rPrChange w:id="647" w:author="Meulen van der, Leo L (INT)" w:date="2016-10-30T10:23:00Z">
              <w:rPr/>
            </w:rPrChange>
          </w:rPr>
          <w:tab/>
        </w:r>
        <w:r w:rsidRPr="00FD7067" w:rsidDel="00FD7067">
          <w:rPr>
            <w:i/>
            <w:color w:val="7598D9" w:themeColor="accent2"/>
            <w:rPrChange w:id="648" w:author="Meulen van der, Leo L (INT)" w:date="2016-10-30T10:23:00Z">
              <w:rPr/>
            </w:rPrChange>
          </w:rPr>
          <w:tab/>
          <w:delText>Reset punten voor alle spelers</w:delText>
        </w:r>
      </w:del>
    </w:p>
    <w:p w:rsidR="00DF42BE" w:rsidRDefault="009733A9" w:rsidP="00A52811">
      <w:del w:id="649" w:author="Meulen van der, Leo L (INT)" w:date="2016-10-30T10:22:00Z">
        <w:r w:rsidRPr="00FD7067" w:rsidDel="00FD7067">
          <w:rPr>
            <w:i/>
            <w:color w:val="7598D9" w:themeColor="accent2"/>
            <w:rPrChange w:id="650" w:author="Meulen van der, Leo L (INT)" w:date="2016-10-30T10:23:00Z">
              <w:rPr/>
            </w:rPrChange>
          </w:rPr>
          <w:delText>Instellingen</w:delText>
        </w:r>
        <w:r w:rsidR="00F45658" w:rsidRPr="00FD7067" w:rsidDel="00FD7067">
          <w:rPr>
            <w:i/>
            <w:color w:val="7598D9" w:themeColor="accent2"/>
            <w:rPrChange w:id="651" w:author="Meulen van der, Leo L (INT)" w:date="2016-10-30T10:23:00Z">
              <w:rPr>
                <w:i/>
                <w:color w:val="3667C3" w:themeColor="accent2" w:themeShade="BF"/>
              </w:rPr>
            </w:rPrChange>
          </w:rPr>
          <w:fldChar w:fldCharType="end"/>
        </w:r>
      </w:del>
      <w:r w:rsidR="00DF42BE" w:rsidRPr="00FD7067">
        <w:rPr>
          <w:i/>
          <w:color w:val="7598D9" w:themeColor="accent2"/>
          <w:rPrChange w:id="652" w:author="Meulen van der, Leo L (INT)" w:date="2016-10-30T10:23:00Z">
            <w:rPr/>
          </w:rPrChange>
        </w:rPr>
        <w:t>)</w:t>
      </w:r>
      <w:r w:rsidR="00DF42BE">
        <w:t>:</w:t>
      </w:r>
    </w:p>
    <w:p w:rsidR="00DF42BE" w:rsidRPr="00DF42BE" w:rsidRDefault="00DF42BE" w:rsidP="00DF42BE">
      <w:pPr>
        <w:pStyle w:val="Lijstalinea"/>
        <w:numPr>
          <w:ilvl w:val="0"/>
          <w:numId w:val="5"/>
        </w:numPr>
        <w:rPr>
          <w:b/>
        </w:rPr>
      </w:pPr>
      <w:r w:rsidRPr="00DF42BE">
        <w:rPr>
          <w:b/>
        </w:rPr>
        <w:t>R</w:t>
      </w:r>
      <w:r w:rsidRPr="00DF42BE">
        <w:rPr>
          <w:b/>
          <w:i/>
        </w:rPr>
        <w:t>r-p</w:t>
      </w:r>
      <w:r w:rsidRPr="00DF42BE">
        <w:rPr>
          <w:b/>
        </w:rPr>
        <w:t>Uitslag.txt</w:t>
      </w:r>
      <w:r>
        <w:rPr>
          <w:b/>
        </w:rPr>
        <w:t xml:space="preserve"> </w:t>
      </w:r>
      <w:r>
        <w:t>– Bestand met nieuwe stand na afloop van deze ronde. Geschikt voor publicatie op bv website</w:t>
      </w:r>
    </w:p>
    <w:p w:rsidR="00DF42BE" w:rsidRDefault="00DF42BE" w:rsidP="00DF42BE">
      <w:pPr>
        <w:pStyle w:val="Lijstalinea"/>
        <w:numPr>
          <w:ilvl w:val="0"/>
          <w:numId w:val="5"/>
        </w:numPr>
      </w:pPr>
      <w:r w:rsidRPr="00DF42BE">
        <w:rPr>
          <w:b/>
        </w:rPr>
        <w:t>R</w:t>
      </w:r>
      <w:r w:rsidRPr="00DF42BE">
        <w:rPr>
          <w:b/>
          <w:i/>
        </w:rPr>
        <w:t>r-p</w:t>
      </w:r>
      <w:r w:rsidRPr="00DF42BE">
        <w:rPr>
          <w:b/>
        </w:rPr>
        <w:t>Uitslag-long.txt</w:t>
      </w:r>
      <w:r w:rsidRPr="00DF42BE">
        <w:t xml:space="preserve"> </w:t>
      </w:r>
      <w:r>
        <w:t xml:space="preserve"> - Uitgebreide versie van vorige bestand, aangevuld met onder andere KEI informatie, KNSB nummer en langere speelhistorie. Kan eventueel later gebruikt worden als start voor een </w:t>
      </w:r>
      <w:del w:id="653" w:author="Meulen van der, Leo L (INT)" w:date="2016-10-30T10:23:00Z">
        <w:r w:rsidDel="00FD7067">
          <w:delText>voglende</w:delText>
        </w:r>
      </w:del>
      <w:ins w:id="654" w:author="Meulen van der, Leo L (INT)" w:date="2016-10-30T10:23:00Z">
        <w:r w:rsidR="00FD7067">
          <w:t>volgende</w:t>
        </w:r>
      </w:ins>
      <w:r>
        <w:t xml:space="preserve"> IJC ronde.</w:t>
      </w:r>
    </w:p>
    <w:p w:rsidR="00DF42BE" w:rsidRPr="00DF42BE" w:rsidRDefault="00DF42BE" w:rsidP="00DF42BE">
      <w:pPr>
        <w:pStyle w:val="Lijstalinea"/>
        <w:numPr>
          <w:ilvl w:val="0"/>
          <w:numId w:val="5"/>
        </w:numPr>
      </w:pPr>
      <w:r w:rsidRPr="00DF42BE">
        <w:rPr>
          <w:b/>
        </w:rPr>
        <w:t>R</w:t>
      </w:r>
      <w:r w:rsidRPr="00DF42BE">
        <w:rPr>
          <w:b/>
          <w:i/>
        </w:rPr>
        <w:t>r-p</w:t>
      </w:r>
      <w:r w:rsidRPr="00DF42BE">
        <w:rPr>
          <w:b/>
        </w:rPr>
        <w:t>KeipuntenS.txt</w:t>
      </w:r>
      <w:r>
        <w:t xml:space="preserve"> – Stand in het KEI punten klassement</w:t>
      </w:r>
    </w:p>
    <w:p w:rsidR="00DF42BE" w:rsidRDefault="00DF42BE" w:rsidP="00DF42BE">
      <w:pPr>
        <w:pStyle w:val="Lijstalinea"/>
        <w:numPr>
          <w:ilvl w:val="0"/>
          <w:numId w:val="5"/>
        </w:numPr>
      </w:pPr>
      <w:proofErr w:type="spellStart"/>
      <w:r w:rsidRPr="00DF42BE">
        <w:rPr>
          <w:b/>
        </w:rPr>
        <w:t>R</w:t>
      </w:r>
      <w:r w:rsidRPr="00DF42BE">
        <w:rPr>
          <w:b/>
          <w:i/>
        </w:rPr>
        <w:t>r-p</w:t>
      </w:r>
      <w:r w:rsidRPr="00DF42BE">
        <w:rPr>
          <w:b/>
        </w:rPr>
        <w:t>Uitslag.json</w:t>
      </w:r>
      <w:proofErr w:type="spellEnd"/>
      <w:r>
        <w:t xml:space="preserve"> – JSON bestand met groepsindelingen ná verwerken uitslag. </w:t>
      </w:r>
    </w:p>
    <w:p w:rsidR="00DF42BE" w:rsidRDefault="00DF42BE" w:rsidP="00DF42BE">
      <w:pPr>
        <w:pStyle w:val="Lijstalinea"/>
        <w:numPr>
          <w:ilvl w:val="0"/>
          <w:numId w:val="5"/>
        </w:numPr>
      </w:pPr>
      <w:r w:rsidRPr="00DF42BE">
        <w:rPr>
          <w:b/>
        </w:rPr>
        <w:t>R</w:t>
      </w:r>
      <w:r w:rsidRPr="00DF42BE">
        <w:rPr>
          <w:b/>
          <w:i/>
        </w:rPr>
        <w:t>r-p</w:t>
      </w:r>
      <w:r w:rsidRPr="00DF42BE">
        <w:rPr>
          <w:b/>
        </w:rPr>
        <w:t>KNSB.csv</w:t>
      </w:r>
      <w:r>
        <w:t xml:space="preserve"> – Bestand met wedstrijdresultaten voor KNSB leden waarbij dit bestand voldoet aan de eisen van de KNSB voor verwerking in de KNSB rating.</w:t>
      </w:r>
    </w:p>
    <w:p w:rsidR="00DF42BE" w:rsidRPr="00DF42BE" w:rsidRDefault="00DF42BE" w:rsidP="00DF42BE">
      <w:pPr>
        <w:pStyle w:val="Lijstalinea"/>
        <w:numPr>
          <w:ilvl w:val="0"/>
          <w:numId w:val="5"/>
        </w:numPr>
      </w:pPr>
      <w:r w:rsidRPr="00DF42BE">
        <w:rPr>
          <w:b/>
        </w:rPr>
        <w:t>R</w:t>
      </w:r>
      <w:r w:rsidRPr="00DF42BE">
        <w:rPr>
          <w:b/>
          <w:i/>
        </w:rPr>
        <w:t>r-p</w:t>
      </w:r>
      <w:r w:rsidRPr="00DF42BE">
        <w:rPr>
          <w:b/>
        </w:rPr>
        <w:t>OSBO.txt</w:t>
      </w:r>
      <w:r>
        <w:t xml:space="preserve"> – Bestand met wedstrijdresultaten voor KNSB leden waarbij dit bestand voldoet aan de eisen van de OSBO voor verwerking in rating.</w:t>
      </w:r>
    </w:p>
    <w:p w:rsidR="00DF42BE" w:rsidRDefault="00DF42BE" w:rsidP="00DF42BE">
      <w:r>
        <w:t xml:space="preserve">Na het maken van alle </w:t>
      </w:r>
      <w:del w:id="655" w:author="Meulen van der, Leo L (INT)" w:date="2016-10-30T10:23:00Z">
        <w:r w:rsidDel="00FD7067">
          <w:delText xml:space="preserve">betreffende </w:delText>
        </w:r>
      </w:del>
      <w:r>
        <w:t xml:space="preserve">bestanden wordt er een </w:t>
      </w:r>
      <w:proofErr w:type="spellStart"/>
      <w:r>
        <w:t>popup</w:t>
      </w:r>
      <w:proofErr w:type="spellEnd"/>
      <w:r>
        <w:t xml:space="preserve"> scherm getoond met de nieuwe stand (</w:t>
      </w:r>
      <w:r w:rsidRPr="00DF42BE">
        <w:t>R</w:t>
      </w:r>
      <w:r w:rsidRPr="00DF42BE">
        <w:rPr>
          <w:i/>
        </w:rPr>
        <w:t>r-p</w:t>
      </w:r>
      <w:r w:rsidRPr="00DF42BE">
        <w:t>Uitslag.txt of R</w:t>
      </w:r>
      <w:r w:rsidRPr="00DF42BE">
        <w:rPr>
          <w:i/>
        </w:rPr>
        <w:t>r-p</w:t>
      </w:r>
      <w:r w:rsidRPr="00DF42BE">
        <w:t>Uitslag-long.txt a</w:t>
      </w:r>
      <w:r>
        <w:t xml:space="preserve">fhankelijk van de </w:t>
      </w:r>
      <w:del w:id="656" w:author="Meulen van der, Leo L (INT)" w:date="2016-10-30T10:23:00Z">
        <w:r w:rsidDel="00FD7067">
          <w:delText>configuratie</w:delText>
        </w:r>
      </w:del>
      <w:ins w:id="657" w:author="Meulen van der, Leo L (INT)" w:date="2016-10-30T10:23:00Z">
        <w:r w:rsidR="00FD7067">
          <w:t>instellingen</w:t>
        </w:r>
      </w:ins>
      <w:r>
        <w:t>). Als dit scherm wordt gesloten, is de nieuwe stand nog steeds in de applicatie bekend, maar wordt niet getoond.</w:t>
      </w:r>
    </w:p>
    <w:p w:rsidR="00DF42BE" w:rsidRPr="00DF42BE" w:rsidDel="009A4721" w:rsidRDefault="00DF42BE" w:rsidP="00DF42BE">
      <w:pPr>
        <w:rPr>
          <w:del w:id="658" w:author="Meulen van der, Leo L (INT)" w:date="2016-10-30T16:28:00Z"/>
        </w:rPr>
      </w:pPr>
      <w:r>
        <w:t xml:space="preserve">Door nu in het menu te kiezen voor ‘Indeling -&gt; Volgende ronde’ wordt de nieuw berekende stand </w:t>
      </w:r>
      <w:r w:rsidR="000668DA">
        <w:t xml:space="preserve">verplaatst naar de </w:t>
      </w:r>
      <w:proofErr w:type="spellStart"/>
      <w:r w:rsidR="000668DA">
        <w:t>aanwezigsheidstabel</w:t>
      </w:r>
      <w:proofErr w:type="spellEnd"/>
      <w:r w:rsidR="000668DA">
        <w:t xml:space="preserve"> links in het scherm en wordt het </w:t>
      </w:r>
      <w:proofErr w:type="spellStart"/>
      <w:r w:rsidR="000668DA">
        <w:t>rondenummer</w:t>
      </w:r>
      <w:proofErr w:type="spellEnd"/>
      <w:r w:rsidR="000668DA">
        <w:t xml:space="preserve"> verhoogd. Aangezien de ‘Auto’ verwerking aan wordt gezet, worden er ook direct wedstrijdgroepen en wedstrijden ingedeeld. </w:t>
      </w:r>
      <w:r w:rsidR="00195ED2">
        <w:t>Vanaf hier kan m</w:t>
      </w:r>
      <w:r w:rsidR="000668DA">
        <w:t>en voor de volgende ronde weer bij stap 1 beginnen.</w:t>
      </w:r>
    </w:p>
    <w:p w:rsidR="00DF42BE" w:rsidRDefault="00DF42BE" w:rsidP="00DF42BE"/>
    <w:p w:rsidR="00E142D7" w:rsidRDefault="00E142D7" w:rsidP="0028190E">
      <w:pPr>
        <w:pStyle w:val="Kop1"/>
      </w:pPr>
      <w:bookmarkStart w:id="659" w:name="_Toc465588376"/>
      <w:r>
        <w:t>Beheer van spelers</w:t>
      </w:r>
      <w:bookmarkEnd w:id="659"/>
    </w:p>
    <w:p w:rsidR="00E142D7" w:rsidRDefault="00195ED2" w:rsidP="00E142D7">
      <w:r>
        <w:t>Het indelen van spelers draait om de leden van de vereniging en de groepen waarin zij spelen. Deze groepen zijn in principe verdeeld naar speelniveau maar dit is voor de software geen vereiste.</w:t>
      </w:r>
    </w:p>
    <w:p w:rsidR="00195ED2" w:rsidRDefault="00195ED2" w:rsidP="00E142D7">
      <w:r>
        <w:t xml:space="preserve">Standaard voorziet de applicatie in zeven </w:t>
      </w:r>
      <w:proofErr w:type="spellStart"/>
      <w:r>
        <w:t>speelniveau’s</w:t>
      </w:r>
      <w:proofErr w:type="spellEnd"/>
      <w:r>
        <w:t xml:space="preserve"> : Pion, Paard, Loper, Toren, Dame, Koning en Keizer. Middels de configuratie is dat aan te passen naar minder groepen en naar meer (maximaal 10 groepen).</w:t>
      </w:r>
    </w:p>
    <w:p w:rsidR="007801C3" w:rsidRDefault="007801C3" w:rsidP="00E142D7">
      <w:r>
        <w:t>Binnen een groep worden spelers standaard gesorteerd op punten. Door op de header ‘Rating’ of ‘Punten’ te klikken, is het mogelijk de sortering aan te passen naar de betreffende kolom. Sortering is wel altijd van hoog naar laag.</w:t>
      </w:r>
    </w:p>
    <w:p w:rsidR="00195ED2" w:rsidDel="009A4721" w:rsidRDefault="00195ED2" w:rsidP="00E142D7">
      <w:pPr>
        <w:rPr>
          <w:del w:id="660" w:author="Meulen van der, Leo L (INT)" w:date="2016-10-30T16:29:00Z"/>
          <w:noProof/>
        </w:rPr>
      </w:pPr>
      <w:r>
        <w:t>Het beheren van spelers gaat in principe via het contextmenu</w:t>
      </w:r>
      <w:ins w:id="661" w:author="Meulen van der, Leo L (INT)" w:date="2016-10-30T10:23:00Z">
        <w:r w:rsidR="00FD7067">
          <w:t xml:space="preserve"> (rechter muisknop op de naam van een speler)</w:t>
        </w:r>
      </w:ins>
      <w:r>
        <w:t xml:space="preserve"> in het groepsoverzicht:</w:t>
      </w:r>
    </w:p>
    <w:p w:rsidR="00195ED2" w:rsidRDefault="00195ED2" w:rsidP="00E142D7">
      <w:pPr>
        <w:rPr>
          <w:ins w:id="662" w:author="Meulen van der, Leo L (INT)" w:date="2016-10-30T16:28:00Z"/>
        </w:rPr>
      </w:pPr>
      <w:del w:id="663" w:author="Meulen van der, Leo L (INT)" w:date="2016-10-30T16:29:00Z">
        <w:r w:rsidDel="009A4721">
          <w:rPr>
            <w:noProof/>
          </w:rPr>
          <w:drawing>
            <wp:inline distT="0" distB="0" distL="0" distR="0" wp14:anchorId="57D18A86" wp14:editId="1CBC1E28">
              <wp:extent cx="1876425" cy="1864548"/>
              <wp:effectExtent l="0" t="0" r="0" b="254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479" t="19123" r="65665" b="31661"/>
                      <a:stretch/>
                    </pic:blipFill>
                    <pic:spPr bwMode="auto">
                      <a:xfrm>
                        <a:off x="0" y="0"/>
                        <a:ext cx="1878234" cy="186634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del>
    </w:p>
    <w:p w:rsidR="009A4721" w:rsidRDefault="009A4721" w:rsidP="00E142D7">
      <w:ins w:id="664" w:author="Meulen van der, Leo L (INT)" w:date="2016-10-30T16:28:00Z">
        <w:r>
          <w:rPr>
            <w:noProof/>
          </w:rPr>
          <w:drawing>
            <wp:inline distT="0" distB="0" distL="0" distR="0" wp14:anchorId="1FDB0D7B" wp14:editId="51991715">
              <wp:extent cx="1908240" cy="1809750"/>
              <wp:effectExtent l="0" t="0" r="0"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6941" t="22884" r="64751" b="31035"/>
                      <a:stretch/>
                    </pic:blipFill>
                    <pic:spPr bwMode="auto">
                      <a:xfrm>
                        <a:off x="0" y="0"/>
                        <a:ext cx="1914420" cy="181561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ins>
    </w:p>
    <w:p w:rsidR="00195ED2" w:rsidRDefault="00195ED2" w:rsidP="00E142D7">
      <w:r>
        <w:t>Via dit menu zijn de volgende mogelijkheden beschikbaar:</w:t>
      </w:r>
    </w:p>
    <w:p w:rsidR="00195ED2" w:rsidRDefault="00195ED2" w:rsidP="00195ED2">
      <w:pPr>
        <w:pStyle w:val="Lijstalinea"/>
        <w:numPr>
          <w:ilvl w:val="0"/>
          <w:numId w:val="6"/>
        </w:numPr>
      </w:pPr>
      <w:r w:rsidRPr="00195ED2">
        <w:rPr>
          <w:i/>
        </w:rPr>
        <w:t>Bewerk Speler</w:t>
      </w:r>
      <w:r>
        <w:t xml:space="preserve"> – Gegevens van een speler aanpassen (zie verder in dit hoofdstuk)</w:t>
      </w:r>
    </w:p>
    <w:p w:rsidR="00195ED2" w:rsidRDefault="00195ED2" w:rsidP="00195ED2">
      <w:pPr>
        <w:pStyle w:val="Lijstalinea"/>
        <w:numPr>
          <w:ilvl w:val="0"/>
          <w:numId w:val="6"/>
        </w:numPr>
      </w:pPr>
      <w:r w:rsidRPr="00195ED2">
        <w:rPr>
          <w:i/>
        </w:rPr>
        <w:t>Voeg Speler toe, na…</w:t>
      </w:r>
      <w:r>
        <w:t xml:space="preserve"> – Voeg een nieuwe speler toe na de geselecteerde speler in de lijst. Deze speler krijgt een rating en aantal punten die overeenkomen met de locatie waar hij wordt toegevoegd (gemiddelde van bovenliggende en onderliggende speler). Hetzelfde scherm als bij Bewerk Speler wordt geopend, deels </w:t>
      </w:r>
      <w:proofErr w:type="spellStart"/>
      <w:r>
        <w:t>voorgevuld</w:t>
      </w:r>
      <w:proofErr w:type="spellEnd"/>
      <w:r>
        <w:t xml:space="preserve"> met deze informatie.</w:t>
      </w:r>
    </w:p>
    <w:p w:rsidR="00195ED2" w:rsidRDefault="00195ED2" w:rsidP="00195ED2">
      <w:pPr>
        <w:pStyle w:val="Lijstalinea"/>
        <w:numPr>
          <w:ilvl w:val="0"/>
          <w:numId w:val="6"/>
        </w:numPr>
      </w:pPr>
      <w:r w:rsidRPr="00195ED2">
        <w:rPr>
          <w:i/>
        </w:rPr>
        <w:t>Verwijder Speler</w:t>
      </w:r>
      <w:r>
        <w:t xml:space="preserve"> – Verwijder speler uit de groep</w:t>
      </w:r>
    </w:p>
    <w:p w:rsidR="00195ED2" w:rsidRDefault="00195ED2" w:rsidP="00195ED2">
      <w:pPr>
        <w:pStyle w:val="Lijstalinea"/>
        <w:numPr>
          <w:ilvl w:val="0"/>
          <w:numId w:val="6"/>
        </w:numPr>
      </w:pPr>
      <w:r w:rsidRPr="00195ED2">
        <w:rPr>
          <w:i/>
        </w:rPr>
        <w:t>Doorschuiven Speler</w:t>
      </w:r>
      <w:r>
        <w:t xml:space="preserve">  – Verplaats speler naar een hogere groep. In bovenstaand voorbeeld van Pionnengroep naar Paardengroep.</w:t>
      </w:r>
    </w:p>
    <w:p w:rsidR="00195ED2" w:rsidRDefault="00195ED2" w:rsidP="00195ED2">
      <w:pPr>
        <w:pStyle w:val="Lijstalinea"/>
        <w:numPr>
          <w:ilvl w:val="0"/>
          <w:numId w:val="6"/>
        </w:numPr>
      </w:pPr>
      <w:r w:rsidRPr="00195ED2">
        <w:rPr>
          <w:i/>
        </w:rPr>
        <w:t>Terugschuiven Speler</w:t>
      </w:r>
      <w:r>
        <w:t xml:space="preserve"> – Verplaats speler naar de groep één niveau lager.</w:t>
      </w:r>
    </w:p>
    <w:p w:rsidR="00195ED2" w:rsidRDefault="00195ED2" w:rsidP="00E142D7">
      <w:r>
        <w:t>Het bewerken van een speler gebeurt middels het volgende scherm:</w:t>
      </w:r>
    </w:p>
    <w:p w:rsidR="00195ED2" w:rsidRDefault="00FE79F7" w:rsidP="00E142D7">
      <w:ins w:id="665" w:author="Meulen van der, Leo L (INT)" w:date="2016-10-30T16:29:00Z">
        <w:r>
          <w:rPr>
            <w:noProof/>
          </w:rPr>
          <w:drawing>
            <wp:inline distT="0" distB="0" distL="0" distR="0" wp14:anchorId="0F907C4D" wp14:editId="7336FB1C">
              <wp:extent cx="2362200" cy="2716530"/>
              <wp:effectExtent l="0" t="0" r="0" b="762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62200" cy="2716530"/>
                      </a:xfrm>
                      <a:prstGeom prst="rect">
                        <a:avLst/>
                      </a:prstGeom>
                    </pic:spPr>
                  </pic:pic>
                </a:graphicData>
              </a:graphic>
            </wp:inline>
          </w:drawing>
        </w:r>
      </w:ins>
      <w:del w:id="666" w:author="Meulen van der, Leo L (INT)" w:date="2016-10-30T16:29:00Z">
        <w:r w:rsidR="00195ED2" w:rsidDel="00FE79F7">
          <w:rPr>
            <w:noProof/>
          </w:rPr>
          <w:drawing>
            <wp:inline distT="0" distB="0" distL="0" distR="0" wp14:anchorId="3A8D5A21" wp14:editId="5BC76EFD">
              <wp:extent cx="2857500" cy="3286125"/>
              <wp:effectExtent l="0" t="0" r="0" b="9525"/>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57500" cy="3286125"/>
                      </a:xfrm>
                      <a:prstGeom prst="rect">
                        <a:avLst/>
                      </a:prstGeom>
                    </pic:spPr>
                  </pic:pic>
                </a:graphicData>
              </a:graphic>
            </wp:inline>
          </w:drawing>
        </w:r>
      </w:del>
    </w:p>
    <w:p w:rsidR="00195ED2" w:rsidRDefault="00195ED2" w:rsidP="00E142D7">
      <w:r>
        <w:t>De volgende gegevens per speler worden opgeslagen:</w:t>
      </w:r>
    </w:p>
    <w:p w:rsidR="00195ED2" w:rsidRDefault="00195ED2" w:rsidP="00195ED2">
      <w:pPr>
        <w:pStyle w:val="Lijstalinea"/>
        <w:numPr>
          <w:ilvl w:val="0"/>
          <w:numId w:val="7"/>
        </w:numPr>
      </w:pPr>
      <w:r w:rsidRPr="007801C3">
        <w:rPr>
          <w:i/>
        </w:rPr>
        <w:t>ID</w:t>
      </w:r>
      <w:r>
        <w:t xml:space="preserve"> – Systeem bepaalt nummer, is het rangnummer in de huidige groep</w:t>
      </w:r>
    </w:p>
    <w:p w:rsidR="00195ED2" w:rsidRDefault="00195ED2" w:rsidP="00195ED2">
      <w:pPr>
        <w:pStyle w:val="Lijstalinea"/>
        <w:numPr>
          <w:ilvl w:val="0"/>
          <w:numId w:val="7"/>
        </w:numPr>
      </w:pPr>
      <w:r w:rsidRPr="007801C3">
        <w:rPr>
          <w:i/>
        </w:rPr>
        <w:t>Naam</w:t>
      </w:r>
      <w:r>
        <w:t xml:space="preserve"> – Volledige naam van de speler</w:t>
      </w:r>
    </w:p>
    <w:p w:rsidR="00195ED2" w:rsidRDefault="00195ED2" w:rsidP="00195ED2">
      <w:pPr>
        <w:pStyle w:val="Lijstalinea"/>
        <w:numPr>
          <w:ilvl w:val="0"/>
          <w:numId w:val="7"/>
        </w:numPr>
      </w:pPr>
      <w:r w:rsidRPr="007801C3">
        <w:rPr>
          <w:i/>
        </w:rPr>
        <w:t>Initialen</w:t>
      </w:r>
      <w:r>
        <w:t xml:space="preserve"> – Twee letters, moet uniek per speler zijn</w:t>
      </w:r>
    </w:p>
    <w:p w:rsidR="00195ED2" w:rsidRDefault="00195ED2" w:rsidP="00195ED2">
      <w:pPr>
        <w:pStyle w:val="Lijstalinea"/>
        <w:numPr>
          <w:ilvl w:val="0"/>
          <w:numId w:val="7"/>
        </w:numPr>
      </w:pPr>
      <w:r w:rsidRPr="007801C3">
        <w:rPr>
          <w:i/>
        </w:rPr>
        <w:t>Witvoorkeur</w:t>
      </w:r>
      <w:r>
        <w:t xml:space="preserve"> – Geeft aan of de speler vaker met wit of zwart heeft gespeeld. Positief geeft aan dat de speler met wit moet spelen, negatief met zwart.</w:t>
      </w:r>
    </w:p>
    <w:p w:rsidR="00195ED2" w:rsidRDefault="007801C3" w:rsidP="00195ED2">
      <w:pPr>
        <w:pStyle w:val="Lijstalinea"/>
        <w:numPr>
          <w:ilvl w:val="0"/>
          <w:numId w:val="7"/>
        </w:numPr>
      </w:pPr>
      <w:r>
        <w:t>Groep – De groep waarin de speler zit</w:t>
      </w:r>
    </w:p>
    <w:p w:rsidR="007801C3" w:rsidRDefault="007801C3" w:rsidP="00195ED2">
      <w:pPr>
        <w:pStyle w:val="Lijstalinea"/>
        <w:numPr>
          <w:ilvl w:val="0"/>
          <w:numId w:val="7"/>
        </w:numPr>
      </w:pPr>
      <w:r w:rsidRPr="007801C3">
        <w:rPr>
          <w:i/>
        </w:rPr>
        <w:t>Rating</w:t>
      </w:r>
      <w:r>
        <w:t xml:space="preserve"> – De clubrating van de speler</w:t>
      </w:r>
    </w:p>
    <w:p w:rsidR="007801C3" w:rsidRDefault="007801C3" w:rsidP="00195ED2">
      <w:pPr>
        <w:pStyle w:val="Lijstalinea"/>
        <w:numPr>
          <w:ilvl w:val="0"/>
          <w:numId w:val="7"/>
        </w:numPr>
      </w:pPr>
      <w:r w:rsidRPr="007801C3">
        <w:rPr>
          <w:i/>
        </w:rPr>
        <w:t>Punten</w:t>
      </w:r>
      <w:r>
        <w:t xml:space="preserve"> – Aantal punten dat de speler in de huidige periode heeft behaald</w:t>
      </w:r>
    </w:p>
    <w:p w:rsidR="007801C3" w:rsidRDefault="007801C3" w:rsidP="00195ED2">
      <w:pPr>
        <w:pStyle w:val="Lijstalinea"/>
        <w:numPr>
          <w:ilvl w:val="0"/>
          <w:numId w:val="7"/>
        </w:numPr>
      </w:pPr>
      <w:r w:rsidRPr="007801C3">
        <w:rPr>
          <w:i/>
        </w:rPr>
        <w:t>KEI punten</w:t>
      </w:r>
      <w:r>
        <w:t xml:space="preserve"> – Aantal KEI punten behaald door deze speler (zie</w:t>
      </w:r>
      <w:ins w:id="667" w:author="Meulen van der, Leo L (INT)" w:date="2016-10-30T10:24:00Z">
        <w:r w:rsidR="00FD7067">
          <w:t xml:space="preserve"> </w:t>
        </w:r>
      </w:ins>
      <w:del w:id="668" w:author="Meulen van der, Leo L (INT)" w:date="2016-10-30T10:24:00Z">
        <w:r w:rsidRPr="00FD7067" w:rsidDel="00FD7067">
          <w:rPr>
            <w:i/>
            <w:color w:val="7598D9" w:themeColor="accent2"/>
            <w:rPrChange w:id="669" w:author="Meulen van der, Leo L (INT)" w:date="2016-10-30T10:24:00Z">
              <w:rPr/>
            </w:rPrChange>
          </w:rPr>
          <w:delText xml:space="preserve"> XXX</w:delText>
        </w:r>
      </w:del>
      <w:ins w:id="670" w:author="Meulen van der, Leo L (INT)" w:date="2016-10-30T10:24:00Z">
        <w:r w:rsidR="00FD7067" w:rsidRPr="00FD7067">
          <w:rPr>
            <w:i/>
            <w:color w:val="7598D9" w:themeColor="accent2"/>
            <w:rPrChange w:id="671" w:author="Meulen van der, Leo L (INT)" w:date="2016-10-30T10:24:00Z">
              <w:rPr/>
            </w:rPrChange>
          </w:rPr>
          <w:fldChar w:fldCharType="begin"/>
        </w:r>
        <w:r w:rsidR="00FD7067" w:rsidRPr="00FD7067">
          <w:rPr>
            <w:i/>
            <w:color w:val="7598D9" w:themeColor="accent2"/>
            <w:rPrChange w:id="672" w:author="Meulen van der, Leo L (INT)" w:date="2016-10-30T10:24:00Z">
              <w:rPr/>
            </w:rPrChange>
          </w:rPr>
          <w:instrText xml:space="preserve"> REF _Ref465586394 \h </w:instrText>
        </w:r>
      </w:ins>
      <w:r w:rsidR="00FD7067" w:rsidRPr="00FD7067">
        <w:rPr>
          <w:i/>
          <w:color w:val="7598D9" w:themeColor="accent2"/>
          <w:rPrChange w:id="673" w:author="Meulen van der, Leo L (INT)" w:date="2016-10-30T10:24:00Z">
            <w:rPr>
              <w:i/>
            </w:rPr>
          </w:rPrChange>
        </w:rPr>
        <w:instrText xml:space="preserve"> \* MERGEFORMAT </w:instrText>
      </w:r>
      <w:r w:rsidR="00FD7067" w:rsidRPr="00FD7067">
        <w:rPr>
          <w:i/>
          <w:color w:val="7598D9" w:themeColor="accent2"/>
          <w:rPrChange w:id="674" w:author="Meulen van der, Leo L (INT)" w:date="2016-10-30T10:24:00Z">
            <w:rPr>
              <w:i/>
              <w:color w:val="7598D9" w:themeColor="accent2"/>
            </w:rPr>
          </w:rPrChange>
        </w:rPr>
      </w:r>
      <w:r w:rsidR="00FD7067" w:rsidRPr="00FD7067">
        <w:rPr>
          <w:i/>
          <w:color w:val="7598D9" w:themeColor="accent2"/>
          <w:rPrChange w:id="675" w:author="Meulen van der, Leo L (INT)" w:date="2016-10-30T10:24:00Z">
            <w:rPr/>
          </w:rPrChange>
        </w:rPr>
        <w:fldChar w:fldCharType="separate"/>
      </w:r>
      <w:ins w:id="676" w:author="Meulen van der, Leo L (INT)" w:date="2016-10-30T10:24:00Z">
        <w:r w:rsidR="00FD7067" w:rsidRPr="00FD7067">
          <w:rPr>
            <w:i/>
            <w:color w:val="7598D9" w:themeColor="accent2"/>
            <w:rPrChange w:id="677" w:author="Meulen van der, Leo L (INT)" w:date="2016-10-30T10:24:00Z">
              <w:rPr/>
            </w:rPrChange>
          </w:rPr>
          <w:t>Geïmplementeerde regels</w:t>
        </w:r>
        <w:r w:rsidR="00FD7067" w:rsidRPr="00FD7067">
          <w:rPr>
            <w:i/>
            <w:color w:val="7598D9" w:themeColor="accent2"/>
            <w:rPrChange w:id="678" w:author="Meulen van der, Leo L (INT)" w:date="2016-10-30T10:24:00Z">
              <w:rPr/>
            </w:rPrChange>
          </w:rPr>
          <w:fldChar w:fldCharType="end"/>
        </w:r>
      </w:ins>
      <w:r>
        <w:t>)</w:t>
      </w:r>
    </w:p>
    <w:p w:rsidR="007801C3" w:rsidRDefault="007801C3" w:rsidP="00195ED2">
      <w:pPr>
        <w:pStyle w:val="Lijstalinea"/>
        <w:numPr>
          <w:ilvl w:val="0"/>
          <w:numId w:val="7"/>
        </w:numPr>
      </w:pPr>
      <w:r w:rsidRPr="007801C3">
        <w:rPr>
          <w:i/>
        </w:rPr>
        <w:t>KEI kansen</w:t>
      </w:r>
      <w:r>
        <w:t xml:space="preserve"> – Aantal kansen dat deze speler heeft gehad om KEI punten te verdienen</w:t>
      </w:r>
    </w:p>
    <w:p w:rsidR="007801C3" w:rsidRDefault="007801C3" w:rsidP="00195ED2">
      <w:pPr>
        <w:pStyle w:val="Lijstalinea"/>
        <w:numPr>
          <w:ilvl w:val="0"/>
          <w:numId w:val="7"/>
        </w:numPr>
      </w:pPr>
      <w:r w:rsidRPr="007801C3">
        <w:rPr>
          <w:i/>
        </w:rPr>
        <w:t>KNSB nummer</w:t>
      </w:r>
      <w:r>
        <w:t xml:space="preserve"> – KNSB lidmaatschapsnummer. Indien niet beschikbaar, kan 1234567 worden ingevuld, waarna het systeem een </w:t>
      </w:r>
      <w:proofErr w:type="spellStart"/>
      <w:r>
        <w:t>hash</w:t>
      </w:r>
      <w:proofErr w:type="spellEnd"/>
      <w:r>
        <w:t xml:space="preserve"> berekend op basis van de naam van de speler, beginnende met het cijfer 1.</w:t>
      </w:r>
    </w:p>
    <w:p w:rsidR="007801C3" w:rsidRDefault="007801C3" w:rsidP="00195ED2">
      <w:pPr>
        <w:pStyle w:val="Lijstalinea"/>
        <w:numPr>
          <w:ilvl w:val="0"/>
          <w:numId w:val="7"/>
        </w:numPr>
      </w:pPr>
      <w:r w:rsidRPr="007801C3">
        <w:rPr>
          <w:i/>
        </w:rPr>
        <w:t>Tegenstanders</w:t>
      </w:r>
      <w:r>
        <w:t xml:space="preserve"> – De laatste vier tegenstanders waar deze speler tegen heeft gespeeld. Hier worden de </w:t>
      </w:r>
      <w:proofErr w:type="spellStart"/>
      <w:r>
        <w:t>intialen</w:t>
      </w:r>
      <w:proofErr w:type="spellEnd"/>
      <w:r>
        <w:t xml:space="preserve"> van de tegenstander getoond. Een ‘+’ betekent winst, ‘-‘ betekent verlies en ‘=’ gelijkspel.</w:t>
      </w:r>
    </w:p>
    <w:p w:rsidR="007801C3" w:rsidRDefault="007801C3" w:rsidP="00195ED2">
      <w:pPr>
        <w:pStyle w:val="Lijstalinea"/>
        <w:numPr>
          <w:ilvl w:val="0"/>
          <w:numId w:val="7"/>
        </w:numPr>
      </w:pPr>
      <w:r w:rsidRPr="007801C3">
        <w:rPr>
          <w:i/>
        </w:rPr>
        <w:t>Tegenstander historie</w:t>
      </w:r>
      <w:r>
        <w:t xml:space="preserve"> – Een string met de speelhistorie van de speler, opgebouwd conform voorgaand veld.</w:t>
      </w:r>
    </w:p>
    <w:p w:rsidR="007801C3" w:rsidRDefault="007801C3" w:rsidP="00195ED2">
      <w:pPr>
        <w:pStyle w:val="Lijstalinea"/>
        <w:numPr>
          <w:ilvl w:val="0"/>
          <w:numId w:val="7"/>
        </w:numPr>
      </w:pPr>
      <w:r>
        <w:t>Afwezigheidspunt – Geeft aan of deze speler reeds afwezigheidspunten heeft gekregen in deze periode.</w:t>
      </w:r>
    </w:p>
    <w:p w:rsidR="007801C3" w:rsidRDefault="007801C3" w:rsidP="00195ED2">
      <w:pPr>
        <w:pStyle w:val="Lijstalinea"/>
        <w:numPr>
          <w:ilvl w:val="0"/>
          <w:numId w:val="7"/>
        </w:numPr>
      </w:pPr>
      <w:r w:rsidRPr="007801C3">
        <w:rPr>
          <w:i/>
        </w:rPr>
        <w:t>Aanwezig</w:t>
      </w:r>
      <w:r>
        <w:t xml:space="preserve">  - Geeft aan of de speler deze ronde aanwezig is.</w:t>
      </w:r>
    </w:p>
    <w:p w:rsidR="00E142D7" w:rsidRDefault="00E142D7" w:rsidP="0028190E">
      <w:pPr>
        <w:pStyle w:val="Kop1"/>
      </w:pPr>
      <w:bookmarkStart w:id="679" w:name="_Ref465263924"/>
      <w:bookmarkStart w:id="680" w:name="_Toc465588377"/>
      <w:r>
        <w:t>Wedstrijdgroepen</w:t>
      </w:r>
      <w:bookmarkEnd w:id="679"/>
      <w:bookmarkEnd w:id="680"/>
    </w:p>
    <w:p w:rsidR="00E142D7" w:rsidRDefault="007801C3" w:rsidP="00E142D7">
      <w:r>
        <w:t>Een wedstrijdgroep bestaat uit de spelers uit de betreffende groep die aanwezig zijn, aangevuld met eventuele doorschuivers. Met deze spelers worden de wedstrijden voor de ronde samengesteld.</w:t>
      </w:r>
    </w:p>
    <w:p w:rsidR="007801C3" w:rsidRDefault="007801C3" w:rsidP="00E142D7">
      <w:r>
        <w:t>Standaard bestaat een periode uit 8 ronden en schuiven er in ronde 4 tot en met 7 maximaal 4 spelers door. Dit zijn de hoogst geklasseerde spelers uit de lagere groep, waarbij speler 3 en 4 alleen doorschuiven indien er in deze groep een even aantal spelers ontstaat. Doorgeschoven spelers worden cursief blauw getoond met een asterisk achter hun naam:</w:t>
      </w:r>
    </w:p>
    <w:p w:rsidR="001635EB" w:rsidRDefault="007801C3" w:rsidP="007801C3">
      <w:del w:id="681" w:author="Meulen van der, Leo L (INT)" w:date="2016-10-30T16:52:00Z">
        <w:r w:rsidDel="001635EB">
          <w:rPr>
            <w:noProof/>
          </w:rPr>
          <w:drawing>
            <wp:inline distT="0" distB="0" distL="0" distR="0" wp14:anchorId="0B472AFC" wp14:editId="4448C1CA">
              <wp:extent cx="2152132" cy="1171575"/>
              <wp:effectExtent l="0" t="0" r="635" b="0"/>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4335" t="17867" r="34799" b="53292"/>
                      <a:stretch/>
                    </pic:blipFill>
                    <pic:spPr bwMode="auto">
                      <a:xfrm>
                        <a:off x="0" y="0"/>
                        <a:ext cx="2154206" cy="117270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del>
      <w:ins w:id="682" w:author="Meulen van der, Leo L (INT)" w:date="2016-10-30T16:51:00Z">
        <w:r w:rsidR="001635EB">
          <w:rPr>
            <w:noProof/>
          </w:rPr>
          <w:drawing>
            <wp:inline distT="0" distB="0" distL="0" distR="0" wp14:anchorId="30587F10" wp14:editId="2C9FE6AC">
              <wp:extent cx="2142201" cy="1285875"/>
              <wp:effectExtent l="0" t="0" r="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4883" t="18809" r="34800" b="49955"/>
                      <a:stretch/>
                    </pic:blipFill>
                    <pic:spPr bwMode="auto">
                      <a:xfrm>
                        <a:off x="0" y="0"/>
                        <a:ext cx="2144266" cy="128711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ins>
    </w:p>
    <w:p w:rsidR="007801C3" w:rsidRDefault="007801C3" w:rsidP="00E142D7">
      <w:r>
        <w:t>Middels het contextmenu zijn er een aantal bewerkingen mogelijk:</w:t>
      </w:r>
    </w:p>
    <w:p w:rsidR="001635EB" w:rsidRDefault="007801C3" w:rsidP="00E142D7">
      <w:del w:id="683" w:author="Meulen van der, Leo L (INT)" w:date="2016-10-30T16:53:00Z">
        <w:r w:rsidDel="001635EB">
          <w:rPr>
            <w:noProof/>
          </w:rPr>
          <w:drawing>
            <wp:inline distT="0" distB="0" distL="0" distR="0" wp14:anchorId="432BDE0F" wp14:editId="04F2C463">
              <wp:extent cx="2076450" cy="1576564"/>
              <wp:effectExtent l="0" t="0" r="0" b="5080"/>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5431" t="18495" r="34982" b="42947"/>
                      <a:stretch/>
                    </pic:blipFill>
                    <pic:spPr bwMode="auto">
                      <a:xfrm>
                        <a:off x="0" y="0"/>
                        <a:ext cx="2078451" cy="157808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del>
      <w:ins w:id="684" w:author="Meulen van der, Leo L (INT)" w:date="2016-10-30T16:52:00Z">
        <w:r w:rsidR="001635EB">
          <w:rPr>
            <w:noProof/>
          </w:rPr>
          <w:drawing>
            <wp:inline distT="0" distB="0" distL="0" distR="0" wp14:anchorId="15DBCBE8" wp14:editId="24B2B03B">
              <wp:extent cx="1971675" cy="1214263"/>
              <wp:effectExtent l="0" t="0" r="0" b="508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4883" t="20063" r="35165" b="48276"/>
                      <a:stretch/>
                    </pic:blipFill>
                    <pic:spPr bwMode="auto">
                      <a:xfrm>
                        <a:off x="0" y="0"/>
                        <a:ext cx="1973575" cy="121543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ins>
    </w:p>
    <w:p w:rsidR="007801C3" w:rsidRDefault="007801C3" w:rsidP="00E142D7">
      <w:r>
        <w:t>Dit zijn:</w:t>
      </w:r>
    </w:p>
    <w:p w:rsidR="007801C3" w:rsidRDefault="007801C3" w:rsidP="007801C3">
      <w:pPr>
        <w:pStyle w:val="Lijstalinea"/>
        <w:numPr>
          <w:ilvl w:val="0"/>
          <w:numId w:val="8"/>
        </w:numPr>
      </w:pPr>
      <w:r w:rsidRPr="007801C3">
        <w:rPr>
          <w:i/>
        </w:rPr>
        <w:t>Verwijder Speler</w:t>
      </w:r>
      <w:r>
        <w:t xml:space="preserve"> – Speler is toch niet aanwezig. Deze functie wordt gebruikt als de indeling voor alle groepen reeds gemaakt is en alleen deze groep moet worden aangepast. Met name doorgeschoven spelers worden op deze wijze verwijderd.</w:t>
      </w:r>
    </w:p>
    <w:p w:rsidR="007801C3" w:rsidRDefault="007801C3" w:rsidP="007801C3">
      <w:pPr>
        <w:pStyle w:val="Lijstalinea"/>
        <w:numPr>
          <w:ilvl w:val="0"/>
          <w:numId w:val="8"/>
        </w:numPr>
      </w:pPr>
      <w:r w:rsidRPr="007801C3">
        <w:rPr>
          <w:i/>
        </w:rPr>
        <w:t>Speler naar hogere groep</w:t>
      </w:r>
      <w:r>
        <w:t xml:space="preserve"> – Laat de geselecteerde speler meespelen in de groep van één niveau hoger.</w:t>
      </w:r>
    </w:p>
    <w:p w:rsidR="007801C3" w:rsidRDefault="007801C3" w:rsidP="007801C3">
      <w:pPr>
        <w:pStyle w:val="Lijstalinea"/>
        <w:numPr>
          <w:ilvl w:val="0"/>
          <w:numId w:val="8"/>
        </w:numPr>
      </w:pPr>
      <w:r w:rsidRPr="007801C3">
        <w:rPr>
          <w:i/>
        </w:rPr>
        <w:t>Speler naar lagere groep</w:t>
      </w:r>
      <w:r>
        <w:t xml:space="preserve"> – Laat de geselecteerde speler meespelen in de groep van één niveau lager.</w:t>
      </w:r>
    </w:p>
    <w:p w:rsidR="007801C3" w:rsidRDefault="007801C3" w:rsidP="007801C3">
      <w:r>
        <w:t>Deze functie dienen alleen gebruikt te worden als automatisch indelen is uitgeschakeld. Indien deze functie uit staat, zullen de wijzigingen teniet gedaan worden bij het aan- of afmelden van een willekeurige speler in een willekeurige groep.</w:t>
      </w:r>
    </w:p>
    <w:p w:rsidR="00E142D7" w:rsidRDefault="00E142D7" w:rsidP="0028190E">
      <w:pPr>
        <w:pStyle w:val="Kop1"/>
      </w:pPr>
      <w:bookmarkStart w:id="685" w:name="_Ref465232385"/>
      <w:bookmarkStart w:id="686" w:name="_Toc465588378"/>
      <w:r>
        <w:t>Beheer van wedstrijden</w:t>
      </w:r>
      <w:bookmarkEnd w:id="685"/>
      <w:bookmarkEnd w:id="686"/>
    </w:p>
    <w:p w:rsidR="00AD5D4B" w:rsidDel="001635EB" w:rsidRDefault="00AD5D4B" w:rsidP="00E142D7">
      <w:pPr>
        <w:rPr>
          <w:del w:id="687" w:author="Meulen van der, Leo L (INT)" w:date="2016-10-30T16:54:00Z"/>
        </w:rPr>
      </w:pPr>
      <w:r>
        <w:t xml:space="preserve">Bij het aan en afmelden van spelers wordt er automatisch een wedstrijdindeling gemaakt. Het kan echter zo zijn dat </w:t>
      </w:r>
      <w:del w:id="688" w:author="Meulen van der, Leo L (INT)" w:date="2016-10-30T10:25:00Z">
        <w:r w:rsidDel="00FD7067">
          <w:delText xml:space="preserve">er behoefte </w:delText>
        </w:r>
      </w:del>
      <w:ins w:id="689" w:author="Meulen van der, Leo L (INT)" w:date="2016-10-30T10:25:00Z">
        <w:r w:rsidR="00FD7067">
          <w:t xml:space="preserve">het nodig </w:t>
        </w:r>
      </w:ins>
      <w:r>
        <w:t>is om de wedstrijdindeling aan te passen. Dit is mogelijk via ‘Bewerk speelschema’. Dit opent een scherm met alle geplande wedstrijden:</w:t>
      </w:r>
    </w:p>
    <w:p w:rsidR="00AD5D4B" w:rsidRDefault="00AD5D4B" w:rsidP="00E142D7">
      <w:pPr>
        <w:rPr>
          <w:ins w:id="690" w:author="Meulen van der, Leo L (INT)" w:date="2016-10-30T16:53:00Z"/>
        </w:rPr>
      </w:pPr>
      <w:del w:id="691" w:author="Meulen van der, Leo L (INT)" w:date="2016-10-30T16:53:00Z">
        <w:r w:rsidDel="001635EB">
          <w:rPr>
            <w:noProof/>
          </w:rPr>
          <w:drawing>
            <wp:inline distT="0" distB="0" distL="0" distR="0" wp14:anchorId="2F457A1E" wp14:editId="176A94DC">
              <wp:extent cx="5220335" cy="3322233"/>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20335" cy="3322233"/>
                      </a:xfrm>
                      <a:prstGeom prst="rect">
                        <a:avLst/>
                      </a:prstGeom>
                    </pic:spPr>
                  </pic:pic>
                </a:graphicData>
              </a:graphic>
            </wp:inline>
          </w:drawing>
        </w:r>
      </w:del>
    </w:p>
    <w:p w:rsidR="001635EB" w:rsidRDefault="001635EB" w:rsidP="00E142D7">
      <w:r>
        <w:rPr>
          <w:noProof/>
        </w:rPr>
        <mc:AlternateContent>
          <mc:Choice Requires="wps">
            <w:drawing>
              <wp:anchor distT="0" distB="0" distL="114300" distR="114300" simplePos="0" relativeHeight="251686912" behindDoc="0" locked="0" layoutInCell="1" allowOverlap="1" wp14:anchorId="0F0DC3BB" wp14:editId="1E1A9608">
                <wp:simplePos x="0" y="0"/>
                <wp:positionH relativeFrom="column">
                  <wp:posOffset>715645</wp:posOffset>
                </wp:positionH>
                <wp:positionV relativeFrom="paragraph">
                  <wp:posOffset>1366520</wp:posOffset>
                </wp:positionV>
                <wp:extent cx="914400" cy="428625"/>
                <wp:effectExtent l="0" t="0" r="17145" b="28575"/>
                <wp:wrapNone/>
                <wp:docPr id="4" name="Tekstvak 4"/>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AC4" w:rsidRPr="00EC4E80" w:rsidRDefault="00DE7AC4">
                            <w:pPr>
                              <w:rPr>
                                <w:b/>
                                <w:sz w:val="48"/>
                              </w:rPr>
                            </w:pPr>
                            <w:r w:rsidRPr="00EC4E80">
                              <w:rPr>
                                <w:b/>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4" o:spid="_x0000_s1031" type="#_x0000_t202" style="position:absolute;margin-left:56.35pt;margin-top:107.6pt;width:1in;height:33.75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" fillcolor="white [3201]" strokeweight=".5pt">
                <v:textbox>
                  <w:txbxContent>
                    <w:p w:rsidR="00DE7AC4" w:rsidRPr="00EC4E80" w:rsidRDefault="00DE7AC4">
                      <w:pPr>
                        <w:rPr>
                          <w:b/>
                          <w:sz w:val="48"/>
                        </w:rPr>
                      </w:pPr>
                      <w:r w:rsidRPr="00EC4E80">
                        <w:rPr>
                          <w:b/>
                          <w:sz w:val="48"/>
                        </w:rPr>
                        <w:t>A</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318E3FF0" wp14:editId="3937A1D2">
                <wp:simplePos x="0" y="0"/>
                <wp:positionH relativeFrom="column">
                  <wp:posOffset>2392045</wp:posOffset>
                </wp:positionH>
                <wp:positionV relativeFrom="paragraph">
                  <wp:posOffset>728345</wp:posOffset>
                </wp:positionV>
                <wp:extent cx="914400" cy="428625"/>
                <wp:effectExtent l="0" t="0" r="11430" b="28575"/>
                <wp:wrapNone/>
                <wp:docPr id="5" name="Tekstvak 5"/>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AC4" w:rsidRPr="00EC4E80" w:rsidRDefault="00DE7AC4" w:rsidP="00EC4E80">
                            <w:pPr>
                              <w:rPr>
                                <w:b/>
                                <w:sz w:val="48"/>
                              </w:rPr>
                            </w:pPr>
                            <w:r>
                              <w:rPr>
                                <w:b/>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5" o:spid="_x0000_s1032" type="#_x0000_t202" style="position:absolute;margin-left:188.35pt;margin-top:57.35pt;width:1in;height:33.75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" fillcolor="white [3201]" strokeweight=".5pt">
                <v:textbox>
                  <w:txbxContent>
                    <w:p w:rsidR="00DE7AC4" w:rsidRPr="00EC4E80" w:rsidRDefault="00DE7AC4" w:rsidP="00EC4E80">
                      <w:pPr>
                        <w:rPr>
                          <w:b/>
                          <w:sz w:val="48"/>
                        </w:rPr>
                      </w:pPr>
                      <w:r>
                        <w:rPr>
                          <w:b/>
                          <w:sz w:val="48"/>
                        </w:rPr>
                        <w:t>B</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62C0A3AD" wp14:editId="13541DAF">
                <wp:simplePos x="0" y="0"/>
                <wp:positionH relativeFrom="column">
                  <wp:posOffset>2397760</wp:posOffset>
                </wp:positionH>
                <wp:positionV relativeFrom="paragraph">
                  <wp:posOffset>2223770</wp:posOffset>
                </wp:positionV>
                <wp:extent cx="914400" cy="428625"/>
                <wp:effectExtent l="0" t="0" r="11430" b="28575"/>
                <wp:wrapNone/>
                <wp:docPr id="6" name="Tekstvak 6"/>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AC4" w:rsidRPr="00EC4E80" w:rsidRDefault="00DE7AC4" w:rsidP="00EC4E80">
                            <w:pPr>
                              <w:rPr>
                                <w:b/>
                                <w:sz w:val="48"/>
                              </w:rPr>
                            </w:pPr>
                            <w:r>
                              <w:rPr>
                                <w:b/>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6" o:spid="_x0000_s1033" type="#_x0000_t202" style="position:absolute;margin-left:188.8pt;margin-top:175.1pt;width:1in;height:33.75pt;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" fillcolor="white [3201]" strokeweight=".5pt">
                <v:textbox>
                  <w:txbxContent>
                    <w:p w:rsidR="00DE7AC4" w:rsidRPr="00EC4E80" w:rsidRDefault="00DE7AC4" w:rsidP="00EC4E80">
                      <w:pPr>
                        <w:rPr>
                          <w:b/>
                          <w:sz w:val="48"/>
                        </w:rPr>
                      </w:pPr>
                      <w:r>
                        <w:rPr>
                          <w:b/>
                          <w:sz w:val="48"/>
                        </w:rPr>
                        <w:t>C</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66D8DB3" wp14:editId="33E1CF3D">
                <wp:simplePos x="0" y="0"/>
                <wp:positionH relativeFrom="column">
                  <wp:posOffset>4033520</wp:posOffset>
                </wp:positionH>
                <wp:positionV relativeFrom="paragraph">
                  <wp:posOffset>2176145</wp:posOffset>
                </wp:positionV>
                <wp:extent cx="914400" cy="428625"/>
                <wp:effectExtent l="0" t="0" r="17145" b="28575"/>
                <wp:wrapNone/>
                <wp:docPr id="8" name="Tekstvak 8"/>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AC4" w:rsidRPr="00EC4E80" w:rsidRDefault="00DE7AC4" w:rsidP="00EC4E80">
                            <w:pPr>
                              <w:rPr>
                                <w:b/>
                                <w:sz w:val="48"/>
                              </w:rPr>
                            </w:pPr>
                            <w:r>
                              <w:rPr>
                                <w:b/>
                                <w:sz w:val="48"/>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8" o:spid="_x0000_s1034" type="#_x0000_t202" style="position:absolute;margin-left:317.6pt;margin-top:171.35pt;width:1in;height:33.75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" fillcolor="white [3201]" strokeweight=".5pt">
                <v:textbox>
                  <w:txbxContent>
                    <w:p w:rsidR="00DE7AC4" w:rsidRPr="00EC4E80" w:rsidRDefault="00DE7AC4" w:rsidP="00EC4E80">
                      <w:pPr>
                        <w:rPr>
                          <w:b/>
                          <w:sz w:val="48"/>
                        </w:rPr>
                      </w:pPr>
                      <w:r>
                        <w:rPr>
                          <w:b/>
                          <w:sz w:val="48"/>
                        </w:rPr>
                        <w:t>E</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7AFE9B7B" wp14:editId="149FB725">
                <wp:simplePos x="0" y="0"/>
                <wp:positionH relativeFrom="column">
                  <wp:posOffset>4008120</wp:posOffset>
                </wp:positionH>
                <wp:positionV relativeFrom="paragraph">
                  <wp:posOffset>461645</wp:posOffset>
                </wp:positionV>
                <wp:extent cx="914400" cy="428625"/>
                <wp:effectExtent l="0" t="0" r="13970" b="28575"/>
                <wp:wrapNone/>
                <wp:docPr id="7" name="Tekstvak 7"/>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AC4" w:rsidRPr="00EC4E80" w:rsidRDefault="00DE7AC4" w:rsidP="00EC4E80">
                            <w:pPr>
                              <w:rPr>
                                <w:b/>
                                <w:sz w:val="48"/>
                              </w:rPr>
                            </w:pPr>
                            <w:r>
                              <w:rPr>
                                <w:b/>
                                <w:sz w:val="48"/>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7" o:spid="_x0000_s1035" type="#_x0000_t202" style="position:absolute;margin-left:315.6pt;margin-top:36.35pt;width:1in;height:33.75pt;z-index:251693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" fillcolor="white [3201]" strokeweight=".5pt">
                <v:textbox>
                  <w:txbxContent>
                    <w:p w:rsidR="00DE7AC4" w:rsidRPr="00EC4E80" w:rsidRDefault="00DE7AC4" w:rsidP="00EC4E80">
                      <w:pPr>
                        <w:rPr>
                          <w:b/>
                          <w:sz w:val="48"/>
                        </w:rPr>
                      </w:pPr>
                      <w:r>
                        <w:rPr>
                          <w:b/>
                          <w:sz w:val="48"/>
                        </w:rPr>
                        <w:t>D</w:t>
                      </w:r>
                    </w:p>
                  </w:txbxContent>
                </v:textbox>
              </v:shape>
            </w:pict>
          </mc:Fallback>
        </mc:AlternateContent>
      </w:r>
      <w:ins w:id="692" w:author="Meulen van der, Leo L (INT)" w:date="2016-10-30T16:53:00Z">
        <w:r>
          <w:rPr>
            <w:noProof/>
          </w:rPr>
          <w:drawing>
            <wp:inline distT="0" distB="0" distL="0" distR="0" wp14:anchorId="2E2EF470" wp14:editId="20B0D6C5">
              <wp:extent cx="5220335" cy="3322233"/>
              <wp:effectExtent l="0" t="0" r="0" b="0"/>
              <wp:docPr id="102" name="Afbeelding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20335" cy="3322233"/>
                      </a:xfrm>
                      <a:prstGeom prst="rect">
                        <a:avLst/>
                      </a:prstGeom>
                    </pic:spPr>
                  </pic:pic>
                </a:graphicData>
              </a:graphic>
            </wp:inline>
          </w:drawing>
        </w:r>
      </w:ins>
    </w:p>
    <w:p w:rsidR="00EC4E80" w:rsidRDefault="00EC4E80" w:rsidP="00E142D7">
      <w:r>
        <w:t>Aan de linkerzijde worden de spelers getoond (A) die moeten worden ingedeeld. De geplande series worden hiernaast getoond (B, C en D). Indien er een trio is ingepland wordt deze rechtsonder (E) getoond.</w:t>
      </w:r>
    </w:p>
    <w:p w:rsidR="00EC4E80" w:rsidDel="001635EB" w:rsidRDefault="00EC4E80" w:rsidP="00E142D7">
      <w:pPr>
        <w:rPr>
          <w:del w:id="693" w:author="Meulen van der, Leo L (INT)" w:date="2016-10-30T16:55:00Z"/>
          <w:noProof/>
        </w:rPr>
      </w:pPr>
      <w:r>
        <w:t>Het is nu mogelijk om wedstrijden te wijzigen of te verwijderen. Elke wedstrijd heeft een contextmenu</w:t>
      </w:r>
      <w:ins w:id="694" w:author="Meulen van der, Leo L (INT)" w:date="2016-10-30T10:25:00Z">
        <w:r w:rsidR="00FD7067">
          <w:t xml:space="preserve"> (rechter muisknop op de wedstrijd)</w:t>
        </w:r>
      </w:ins>
      <w:r>
        <w:t xml:space="preserve"> met de volgende opties:</w:t>
      </w:r>
    </w:p>
    <w:p w:rsidR="00EC4E80" w:rsidRDefault="00EC4E80" w:rsidP="00E142D7">
      <w:pPr>
        <w:rPr>
          <w:ins w:id="695" w:author="Meulen van der, Leo L (INT)" w:date="2016-10-30T16:54:00Z"/>
        </w:rPr>
      </w:pPr>
      <w:del w:id="696" w:author="Meulen van der, Leo L (INT)" w:date="2016-10-30T16:55:00Z">
        <w:r w:rsidDel="001635EB">
          <w:rPr>
            <w:noProof/>
          </w:rPr>
          <w:drawing>
            <wp:inline distT="0" distB="0" distL="0" distR="0" wp14:anchorId="5AA44924" wp14:editId="6B96D6B9">
              <wp:extent cx="1886326" cy="8286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4125" t="18925" r="34306" b="59283"/>
                      <a:stretch/>
                    </pic:blipFill>
                    <pic:spPr bwMode="auto">
                      <a:xfrm>
                        <a:off x="0" y="0"/>
                        <a:ext cx="1886555" cy="82877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del>
    </w:p>
    <w:p w:rsidR="001635EB" w:rsidRDefault="001635EB" w:rsidP="00E142D7">
      <w:ins w:id="697" w:author="Meulen van der, Leo L (INT)" w:date="2016-10-30T16:54:00Z">
        <w:r>
          <w:rPr>
            <w:noProof/>
          </w:rPr>
          <w:drawing>
            <wp:inline distT="0" distB="0" distL="0" distR="0" wp14:anchorId="3CA01BBC" wp14:editId="472AE07C">
              <wp:extent cx="1931447" cy="923925"/>
              <wp:effectExtent l="0" t="0" r="0" b="0"/>
              <wp:docPr id="104" name="Afbeelding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3942" t="8316" r="33759" b="67406"/>
                      <a:stretch/>
                    </pic:blipFill>
                    <pic:spPr bwMode="auto">
                      <a:xfrm>
                        <a:off x="0" y="0"/>
                        <a:ext cx="1933810" cy="92505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ins>
    </w:p>
    <w:p w:rsidR="00EC4E80" w:rsidRDefault="00EC4E80" w:rsidP="00E142D7">
      <w:r>
        <w:t>Het is hier mogelijk een wedstrijd volledig te verwijderen, de spelers te wissen (worden vervangen door ‘dummy’) of om zwart/wit te wisselen.</w:t>
      </w:r>
    </w:p>
    <w:p w:rsidR="00EC4E80" w:rsidRDefault="00EC4E80" w:rsidP="00E142D7">
      <w:r>
        <w:t xml:space="preserve">Om nieuwe wedstrijden te maken of om een andere tegenstander te kiezen, kan vanuit de </w:t>
      </w:r>
      <w:r w:rsidR="00A75354">
        <w:t>lijst met spelers een speler gesleept worden naar de gewenste partij. Ook kan een speler beneden de laatste partij gesleept worden om een nieuwe wedstrijd te creëren.</w:t>
      </w:r>
    </w:p>
    <w:p w:rsidR="00A75354" w:rsidRDefault="00A75354" w:rsidP="00E142D7">
      <w:r>
        <w:t>Bij het handmatig aanpassen van wedstrijden is er geen enkele controle op correctheid. Er wordt bijvoorbeeld niet gecontroleerd of spelers evenveel wedstrijden spelen, of er dubbele wedstrijden zijn of dat de zwart/wit keuze de juiste is. Al deze controles liggen in dit geval bij de gebruiker.</w:t>
      </w:r>
    </w:p>
    <w:p w:rsidR="00A75354" w:rsidRDefault="00A75354" w:rsidP="00E142D7"/>
    <w:p w:rsidR="00EC4E80" w:rsidRDefault="00EC4E80" w:rsidP="00E142D7"/>
    <w:p w:rsidR="00E142D7" w:rsidRDefault="00E142D7" w:rsidP="0028190E">
      <w:pPr>
        <w:pStyle w:val="Kop1"/>
      </w:pPr>
      <w:bookmarkStart w:id="698" w:name="_Ref465586394"/>
      <w:bookmarkStart w:id="699" w:name="_Toc465588379"/>
      <w:r>
        <w:t>Geïmplementeerde regels</w:t>
      </w:r>
      <w:bookmarkEnd w:id="698"/>
      <w:bookmarkEnd w:id="699"/>
    </w:p>
    <w:p w:rsidR="00F45658" w:rsidRPr="00F45658" w:rsidRDefault="00F45658" w:rsidP="00E142D7">
      <w:r>
        <w:t xml:space="preserve">Alhoewel er veel configuratiemogelijkheden zijn, is er een bepaalde basis aan regels geïmplementeerd in de software. Deze zijn zonder software aanpassingen niet te wijzigen, maar eventueel wel door een </w:t>
      </w:r>
      <w:del w:id="700" w:author="Meulen van der, Leo L (INT)" w:date="2016-10-30T10:26:00Z">
        <w:r w:rsidDel="00FD7067">
          <w:rPr>
            <w:i/>
          </w:rPr>
          <w:delText>fork</w:delText>
        </w:r>
        <w:r w:rsidDel="00FD7067">
          <w:delText xml:space="preserve"> </w:delText>
        </w:r>
      </w:del>
      <w:ins w:id="701" w:author="Meulen van der, Leo L (INT)" w:date="2016-10-30T10:26:00Z">
        <w:r w:rsidR="00FD7067">
          <w:rPr>
            <w:i/>
          </w:rPr>
          <w:t>afgeleide kopie</w:t>
        </w:r>
        <w:r w:rsidR="00FD7067">
          <w:t xml:space="preserve"> </w:t>
        </w:r>
      </w:ins>
      <w:r>
        <w:t xml:space="preserve">van de code te maken via </w:t>
      </w:r>
      <w:hyperlink r:id="rId32" w:history="1">
        <w:r w:rsidRPr="008E2B84">
          <w:rPr>
            <w:rStyle w:val="Hyperlink"/>
          </w:rPr>
          <w:t>http://www.github.com/lmeulen/IJC_UI</w:t>
        </w:r>
      </w:hyperlink>
      <w:r>
        <w:t>.</w:t>
      </w:r>
    </w:p>
    <w:p w:rsidR="00E142D7" w:rsidRDefault="00F45658" w:rsidP="00E142D7">
      <w:r>
        <w:t>De basisregels voor de schaakcompetitie die zijn geïmplementeerd, zijn als volgt:</w:t>
      </w:r>
    </w:p>
    <w:p w:rsidR="00F45658" w:rsidRDefault="000277CE" w:rsidP="00F45658">
      <w:pPr>
        <w:pStyle w:val="Lijstalinea"/>
        <w:numPr>
          <w:ilvl w:val="0"/>
          <w:numId w:val="12"/>
        </w:numPr>
      </w:pPr>
      <w:r>
        <w:t>Een seizoen bestaat uit een aantal periodes.</w:t>
      </w:r>
    </w:p>
    <w:p w:rsidR="000277CE" w:rsidRDefault="000277CE" w:rsidP="00F45658">
      <w:pPr>
        <w:pStyle w:val="Lijstalinea"/>
        <w:numPr>
          <w:ilvl w:val="0"/>
          <w:numId w:val="12"/>
        </w:numPr>
      </w:pPr>
      <w:r>
        <w:t>Elke periode bestaat uit een aantal rondes, waarbij voor elke periode dit aantal rondes gelijk is.</w:t>
      </w:r>
    </w:p>
    <w:p w:rsidR="000277CE" w:rsidRDefault="000277CE" w:rsidP="00F45658">
      <w:pPr>
        <w:pStyle w:val="Lijstalinea"/>
        <w:numPr>
          <w:ilvl w:val="0"/>
          <w:numId w:val="12"/>
        </w:numPr>
      </w:pPr>
      <w:r>
        <w:t>Elke ronde worden er een aantal series gespeeld. Dit is in basis 2 series, behalve voor de hoogste groep waar dit 1 serie is (dit gezien de tijd op de klok).</w:t>
      </w:r>
    </w:p>
    <w:p w:rsidR="000277CE" w:rsidRDefault="000277CE" w:rsidP="00F45658">
      <w:pPr>
        <w:pStyle w:val="Lijstalinea"/>
        <w:numPr>
          <w:ilvl w:val="0"/>
          <w:numId w:val="12"/>
        </w:numPr>
      </w:pPr>
      <w:r>
        <w:t>Gedurende een aantal rondes is het mogelijk om een aantal spelers door te laten schuiven naar een hogere groep om daar in mee te spelen.</w:t>
      </w:r>
    </w:p>
    <w:p w:rsidR="000277CE" w:rsidRDefault="000277CE" w:rsidP="000277CE">
      <w:pPr>
        <w:pStyle w:val="Lijstalinea"/>
        <w:numPr>
          <w:ilvl w:val="1"/>
          <w:numId w:val="12"/>
        </w:numPr>
      </w:pPr>
      <w:r>
        <w:t>In de laatste ronde is het uitgangspunt dat hooguit de koploper van een groep doorschuift, maar alleen als hij niet meer ingehaald kan worden door nummer 2.</w:t>
      </w:r>
    </w:p>
    <w:p w:rsidR="000277CE" w:rsidRDefault="000277CE" w:rsidP="000277CE">
      <w:pPr>
        <w:pStyle w:val="Lijstalinea"/>
        <w:numPr>
          <w:ilvl w:val="0"/>
          <w:numId w:val="12"/>
        </w:numPr>
      </w:pPr>
      <w:r>
        <w:t>Voor de puntentelling gelden de volgende regels</w:t>
      </w:r>
    </w:p>
    <w:p w:rsidR="000277CE" w:rsidRDefault="000277CE" w:rsidP="000277CE">
      <w:pPr>
        <w:pStyle w:val="Lijstalinea"/>
        <w:numPr>
          <w:ilvl w:val="1"/>
          <w:numId w:val="12"/>
        </w:numPr>
      </w:pPr>
      <w:r>
        <w:t>Iedere ronde krijgt elke speler een basispunt</w:t>
      </w:r>
    </w:p>
    <w:p w:rsidR="000277CE" w:rsidRDefault="000277CE" w:rsidP="000277CE">
      <w:pPr>
        <w:pStyle w:val="Lijstalinea"/>
        <w:numPr>
          <w:ilvl w:val="1"/>
          <w:numId w:val="12"/>
        </w:numPr>
      </w:pPr>
      <w:r>
        <w:t>Een winstpartij levert 2 punten op, remise 1 punt en verlies 0 punten.</w:t>
      </w:r>
    </w:p>
    <w:p w:rsidR="000277CE" w:rsidRDefault="000277CE" w:rsidP="000277CE">
      <w:pPr>
        <w:pStyle w:val="Lijstalinea"/>
        <w:numPr>
          <w:ilvl w:val="1"/>
          <w:numId w:val="12"/>
        </w:numPr>
      </w:pPr>
      <w:r>
        <w:t>In het geval een speler maar één wedstrijd speelt in een ronde, worden de behaalde wedstrijdpunten verdubbeld.</w:t>
      </w:r>
    </w:p>
    <w:p w:rsidR="000277CE" w:rsidRDefault="000277CE" w:rsidP="000277CE">
      <w:pPr>
        <w:pStyle w:val="Lijstalinea"/>
        <w:numPr>
          <w:ilvl w:val="1"/>
          <w:numId w:val="12"/>
        </w:numPr>
      </w:pPr>
      <w:r>
        <w:t>Het maximaal te behalen aantal punten per ronde is 5, ook als er meer dan 2 wedstrijden zijn gespeeld.</w:t>
      </w:r>
    </w:p>
    <w:p w:rsidR="000277CE" w:rsidRDefault="000277CE" w:rsidP="000277CE">
      <w:pPr>
        <w:pStyle w:val="Lijstalinea"/>
        <w:numPr>
          <w:ilvl w:val="1"/>
          <w:numId w:val="12"/>
        </w:numPr>
      </w:pPr>
      <w:r>
        <w:t>Indien een speler in een periode één keer afwezig is, krijgt hij 3 punten voor die ronde. Voor de volgende keren afwezig krijgt hij deze niet maar alleen het basispunt.</w:t>
      </w:r>
    </w:p>
    <w:p w:rsidR="000277CE" w:rsidRDefault="000277CE" w:rsidP="000277CE">
      <w:pPr>
        <w:pStyle w:val="Lijstalinea"/>
        <w:numPr>
          <w:ilvl w:val="1"/>
          <w:numId w:val="12"/>
        </w:numPr>
      </w:pPr>
      <w:r>
        <w:t>In uitzonderlijke gevallen is het mogelijk om dispensatie te krijgen voor externe wedstrijden. In dit geval krijgt de speler 3 punten en wordt niet afwezig gemeld.</w:t>
      </w:r>
    </w:p>
    <w:p w:rsidR="000277CE" w:rsidRDefault="000277CE" w:rsidP="000277CE">
      <w:pPr>
        <w:pStyle w:val="Lijstalinea"/>
        <w:numPr>
          <w:ilvl w:val="0"/>
          <w:numId w:val="12"/>
        </w:numPr>
      </w:pPr>
      <w:r>
        <w:t>Gedurende het jaar kan een speler KEI punten verdienen als hij meespeelt in een hogere groep</w:t>
      </w:r>
    </w:p>
    <w:p w:rsidR="000277CE" w:rsidRDefault="000277CE" w:rsidP="000277CE">
      <w:pPr>
        <w:pStyle w:val="Lijstalinea"/>
        <w:numPr>
          <w:ilvl w:val="1"/>
          <w:numId w:val="12"/>
        </w:numPr>
      </w:pPr>
      <w:r>
        <w:t>Een speler heeft een KEI kans als hij meespeelt in een hogere groep en hierbij minimaal één wedstrijd speelt tegen een speler uit deze hogere groep.</w:t>
      </w:r>
    </w:p>
    <w:p w:rsidR="000277CE" w:rsidRDefault="000277CE" w:rsidP="000277CE">
      <w:pPr>
        <w:pStyle w:val="Lijstalinea"/>
        <w:numPr>
          <w:ilvl w:val="1"/>
          <w:numId w:val="12"/>
        </w:numPr>
      </w:pPr>
      <w:r>
        <w:t xml:space="preserve">Als de speler beide wedstrijden in de hogere groep wint, waarvan dus minimaal één keer tegen een speler uit de hogere groep, krijgt hij 2 </w:t>
      </w:r>
      <w:r w:rsidR="004A4EFA">
        <w:t>KEI punten</w:t>
      </w:r>
      <w:r>
        <w:t>.</w:t>
      </w:r>
    </w:p>
    <w:p w:rsidR="000277CE" w:rsidRDefault="000277CE" w:rsidP="000277CE">
      <w:pPr>
        <w:pStyle w:val="Lijstalinea"/>
        <w:numPr>
          <w:ilvl w:val="1"/>
          <w:numId w:val="12"/>
        </w:numPr>
      </w:pPr>
      <w:r>
        <w:t xml:space="preserve">Als de speler in de hogere groep één wedstrijd speelt, dan krijgt hij 2 </w:t>
      </w:r>
      <w:r w:rsidR="004A4EFA">
        <w:t>punten</w:t>
      </w:r>
      <w:r>
        <w:t xml:space="preserve"> bij winst en 0 punten bij verlies of remise.</w:t>
      </w:r>
    </w:p>
    <w:p w:rsidR="000277CE" w:rsidRDefault="000277CE" w:rsidP="000277CE">
      <w:pPr>
        <w:pStyle w:val="Lijstalinea"/>
        <w:numPr>
          <w:ilvl w:val="1"/>
          <w:numId w:val="12"/>
        </w:numPr>
      </w:pPr>
      <w:r>
        <w:t>Als de speler één wedstrijd in de hogere groep wint én eenmaal remise speelt, waarvan dus minimaal één keer tegen een speler uit de hogere groep, krijgt hij 1 punt.</w:t>
      </w:r>
    </w:p>
    <w:p w:rsidR="000277CE" w:rsidRDefault="000277CE" w:rsidP="000277CE">
      <w:pPr>
        <w:pStyle w:val="Lijstalinea"/>
        <w:numPr>
          <w:ilvl w:val="1"/>
          <w:numId w:val="12"/>
        </w:numPr>
      </w:pPr>
      <w:r>
        <w:t>Als de speler in de hogere groep één wedstrijd speelt, dan krijgt hij 2 punten bij winst en 0 punten bij verlies of remise.</w:t>
      </w:r>
    </w:p>
    <w:p w:rsidR="000277CE" w:rsidRDefault="004A4EFA" w:rsidP="000277CE">
      <w:pPr>
        <w:pStyle w:val="Lijstalinea"/>
        <w:numPr>
          <w:ilvl w:val="0"/>
          <w:numId w:val="12"/>
        </w:numPr>
      </w:pPr>
      <w:r>
        <w:t>Bij het indelen van wedstrijden wordt rekening gehouden met de volgende regels:</w:t>
      </w:r>
    </w:p>
    <w:p w:rsidR="004A4EFA" w:rsidRDefault="004A4EFA" w:rsidP="004A4EFA">
      <w:pPr>
        <w:pStyle w:val="Lijstalinea"/>
        <w:numPr>
          <w:ilvl w:val="1"/>
          <w:numId w:val="12"/>
        </w:numPr>
      </w:pPr>
      <w:r>
        <w:t>Een speler speelt niet tegen een tegenstander waar hij in één van zijn laatste vier wedstrijden al tegen heeft gespeeld.</w:t>
      </w:r>
    </w:p>
    <w:p w:rsidR="004A4EFA" w:rsidRDefault="004A4EFA" w:rsidP="004A4EFA">
      <w:pPr>
        <w:pStyle w:val="Lijstalinea"/>
        <w:numPr>
          <w:ilvl w:val="1"/>
          <w:numId w:val="12"/>
        </w:numPr>
      </w:pPr>
      <w:r>
        <w:t>De afstand tussen twee tegenstanders op de ranglijst wordt zo klein mogelijkheid gehouden. Deze is in de eerste ronde ‘1’, in de tweede ronde ‘2’, etc.</w:t>
      </w:r>
    </w:p>
    <w:p w:rsidR="004A4EFA" w:rsidRDefault="004A4EFA" w:rsidP="004A4EFA">
      <w:pPr>
        <w:pStyle w:val="Lijstalinea"/>
        <w:numPr>
          <w:ilvl w:val="1"/>
          <w:numId w:val="12"/>
        </w:numPr>
      </w:pPr>
      <w:r>
        <w:t>Doorgeschoven spelers spelen bij voorkeur minimaal één wedstrijd tegen een tegenstander uit de hogere groep.</w:t>
      </w:r>
    </w:p>
    <w:p w:rsidR="004A4EFA" w:rsidRDefault="004A4EFA" w:rsidP="004A4EFA">
      <w:pPr>
        <w:pStyle w:val="Lijstalinea"/>
        <w:numPr>
          <w:ilvl w:val="1"/>
          <w:numId w:val="12"/>
        </w:numPr>
      </w:pPr>
      <w:r>
        <w:t xml:space="preserve">Indien er een oneven aantal spelers is, wordt er een trio geformeerd dat onderling tegen elkaar speelt. Dit levert per speler 2 wedstrijden op. </w:t>
      </w:r>
    </w:p>
    <w:p w:rsidR="004A4EFA" w:rsidRDefault="004A4EFA" w:rsidP="004A4EFA">
      <w:pPr>
        <w:pStyle w:val="Lijstalinea"/>
        <w:numPr>
          <w:ilvl w:val="1"/>
          <w:numId w:val="12"/>
        </w:numPr>
      </w:pPr>
      <w:r>
        <w:t>Indien er geen indeling gevonden kan worden die aan alle regels voldoet, wordt regel a. aangepast en wordt naar de laatste 3 wedstrijden gekeken, daarna 2, tot regel a. niet meer geldt.</w:t>
      </w:r>
    </w:p>
    <w:p w:rsidR="004A4EFA" w:rsidRDefault="004A4EFA" w:rsidP="004A4EFA">
      <w:pPr>
        <w:pStyle w:val="Lijstalinea"/>
        <w:numPr>
          <w:ilvl w:val="1"/>
          <w:numId w:val="12"/>
        </w:numPr>
      </w:pPr>
      <w:r>
        <w:t>Indien er met e. nog steeds geen geldige indeling is gevonden, wordt regel c. niet gehandhaafd.</w:t>
      </w:r>
    </w:p>
    <w:p w:rsidR="00A75354" w:rsidRDefault="00A75354" w:rsidP="004A4EFA">
      <w:pPr>
        <w:pStyle w:val="Lijstalinea"/>
        <w:numPr>
          <w:ilvl w:val="1"/>
          <w:numId w:val="12"/>
        </w:numPr>
      </w:pPr>
      <w:r>
        <w:t>De witvoorkeur van beide spelers bepaalt wie met wit en wie met zwart speelt. De speler met de grootste witvoorkeur krijgt hierbij wit. Indien beide spelers een gelijke witvoorkeur hebben, wordt er willekeurig toegewezen.</w:t>
      </w:r>
    </w:p>
    <w:p w:rsidR="009733A9" w:rsidRDefault="000B7B10" w:rsidP="000B7B10">
      <w:pPr>
        <w:pStyle w:val="Kop2"/>
      </w:pPr>
      <w:bookmarkStart w:id="702" w:name="_Toc465588380"/>
      <w:r>
        <w:t>Ratingberekening</w:t>
      </w:r>
      <w:bookmarkEnd w:id="702"/>
    </w:p>
    <w:p w:rsidR="000B7B10" w:rsidRDefault="000B7B10" w:rsidP="000B7B10">
      <w:r>
        <w:t>De (interne) rating wordt bijgewerkt op basis van de wedstrijdresultaten. Dit gebeurt op basis van onderstaande tabel, waarin geldt:</w:t>
      </w:r>
    </w:p>
    <w:p w:rsidR="000B7B10" w:rsidRDefault="000B7B10" w:rsidP="000B7B10">
      <w:r>
        <w:t>W&gt; = winnaar heeft de hoogste rating</w:t>
      </w:r>
    </w:p>
    <w:p w:rsidR="000B7B10" w:rsidRDefault="000B7B10" w:rsidP="000B7B10">
      <w:r>
        <w:t>W&lt; = winnaar heeft de laagste rating</w:t>
      </w:r>
    </w:p>
    <w:p w:rsidR="000B7B10" w:rsidRDefault="000B7B10" w:rsidP="000B7B10">
      <w:r>
        <w:t>V&gt; = verliezer heeft de hoogste rating</w:t>
      </w:r>
    </w:p>
    <w:p w:rsidR="000B7B10" w:rsidRDefault="000B7B10" w:rsidP="000B7B10">
      <w:r>
        <w:t>V&lt; = verliezer heeft de laagste rating</w:t>
      </w:r>
    </w:p>
    <w:p w:rsidR="000B7B10" w:rsidRDefault="000B7B10" w:rsidP="000B7B10">
      <w:r>
        <w:t>R&gt; = remise met de hoogste rating</w:t>
      </w:r>
    </w:p>
    <w:p w:rsidR="000B7B10" w:rsidRDefault="000B7B10" w:rsidP="000B7B10">
      <w:r>
        <w:t>R&lt; = remise met de laagste rating</w:t>
      </w:r>
    </w:p>
    <w:p w:rsidR="000B7B10" w:rsidRDefault="000B7B10" w:rsidP="000B7B10">
      <w:r>
        <w:t>Onderstaande tabel geeft vervolgens aan wat de rating aanpassing is:</w:t>
      </w:r>
    </w:p>
    <w:p w:rsidR="000B7B10" w:rsidRDefault="000B7B10" w:rsidP="000B7B10"/>
    <w:p w:rsidR="000B7B10" w:rsidRDefault="000B7B10" w:rsidP="000B7B10"/>
    <w:p w:rsidR="000B7B10" w:rsidRPr="000B7B10" w:rsidRDefault="000B7B10" w:rsidP="000B7B10">
      <w:pPr>
        <w:rPr>
          <w:rFonts w:ascii="Courier New" w:hAnsi="Courier New" w:cs="Courier New"/>
        </w:rPr>
      </w:pPr>
      <w:r w:rsidRPr="000B7B10">
        <w:rPr>
          <w:rFonts w:ascii="Courier New" w:hAnsi="Courier New" w:cs="Courier New"/>
        </w:rPr>
        <w:t>Rating</w:t>
      </w:r>
      <w:r>
        <w:rPr>
          <w:rFonts w:ascii="Courier New" w:hAnsi="Courier New" w:cs="Courier New"/>
        </w:rPr>
        <w:br/>
      </w:r>
      <w:r w:rsidRPr="000B7B10">
        <w:rPr>
          <w:rFonts w:ascii="Courier New" w:hAnsi="Courier New" w:cs="Courier New"/>
        </w:rPr>
        <w:t xml:space="preserve">verschil </w:t>
      </w:r>
      <w:r>
        <w:rPr>
          <w:rFonts w:ascii="Courier New" w:hAnsi="Courier New" w:cs="Courier New"/>
        </w:rPr>
        <w:tab/>
      </w:r>
      <w:r w:rsidRPr="000B7B10">
        <w:rPr>
          <w:rFonts w:ascii="Courier New" w:hAnsi="Courier New" w:cs="Courier New"/>
        </w:rPr>
        <w:t xml:space="preserve">W&gt; </w:t>
      </w:r>
      <w:r>
        <w:rPr>
          <w:rFonts w:ascii="Courier New" w:hAnsi="Courier New" w:cs="Courier New"/>
        </w:rPr>
        <w:tab/>
        <w:t>V&lt;</w:t>
      </w:r>
      <w:r>
        <w:rPr>
          <w:rFonts w:ascii="Courier New" w:hAnsi="Courier New" w:cs="Courier New"/>
        </w:rPr>
        <w:tab/>
      </w:r>
      <w:r w:rsidRPr="000B7B10">
        <w:rPr>
          <w:rFonts w:ascii="Courier New" w:hAnsi="Courier New" w:cs="Courier New"/>
        </w:rPr>
        <w:t xml:space="preserve">W&lt; </w:t>
      </w:r>
      <w:r>
        <w:rPr>
          <w:rFonts w:ascii="Courier New" w:hAnsi="Courier New" w:cs="Courier New"/>
        </w:rPr>
        <w:tab/>
      </w:r>
      <w:r w:rsidRPr="000B7B10">
        <w:rPr>
          <w:rFonts w:ascii="Courier New" w:hAnsi="Courier New" w:cs="Courier New"/>
        </w:rPr>
        <w:t xml:space="preserve">V&gt; </w:t>
      </w:r>
      <w:r>
        <w:rPr>
          <w:rFonts w:ascii="Courier New" w:hAnsi="Courier New" w:cs="Courier New"/>
        </w:rPr>
        <w:tab/>
      </w:r>
      <w:r w:rsidRPr="000B7B10">
        <w:rPr>
          <w:rFonts w:ascii="Courier New" w:hAnsi="Courier New" w:cs="Courier New"/>
        </w:rPr>
        <w:t xml:space="preserve">R&gt; </w:t>
      </w:r>
      <w:r>
        <w:rPr>
          <w:rFonts w:ascii="Courier New" w:hAnsi="Courier New" w:cs="Courier New"/>
        </w:rPr>
        <w:tab/>
        <w:t>R&lt;</w:t>
      </w:r>
      <w:r>
        <w:rPr>
          <w:rFonts w:ascii="Courier New" w:hAnsi="Courier New" w:cs="Courier New"/>
        </w:rPr>
        <w:br/>
        <w:t>0- 15</w:t>
      </w:r>
      <w:r>
        <w:rPr>
          <w:rFonts w:ascii="Courier New" w:hAnsi="Courier New" w:cs="Courier New"/>
        </w:rPr>
        <w:tab/>
      </w:r>
      <w:r>
        <w:rPr>
          <w:rFonts w:ascii="Courier New" w:hAnsi="Courier New" w:cs="Courier New"/>
        </w:rPr>
        <w:tab/>
      </w:r>
      <w:r w:rsidRPr="000B7B10">
        <w:rPr>
          <w:rFonts w:ascii="Courier New" w:hAnsi="Courier New" w:cs="Courier New"/>
        </w:rPr>
        <w:t>+12</w:t>
      </w:r>
      <w:r>
        <w:rPr>
          <w:rFonts w:ascii="Courier New" w:hAnsi="Courier New" w:cs="Courier New"/>
        </w:rPr>
        <w:tab/>
        <w:t>-12</w:t>
      </w:r>
      <w:r>
        <w:rPr>
          <w:rFonts w:ascii="Courier New" w:hAnsi="Courier New" w:cs="Courier New"/>
        </w:rPr>
        <w:tab/>
        <w:t>+12</w:t>
      </w:r>
      <w:r>
        <w:rPr>
          <w:rFonts w:ascii="Courier New" w:hAnsi="Courier New" w:cs="Courier New"/>
        </w:rPr>
        <w:tab/>
        <w:t>-12</w:t>
      </w:r>
      <w:r>
        <w:rPr>
          <w:rFonts w:ascii="Courier New" w:hAnsi="Courier New" w:cs="Courier New"/>
        </w:rPr>
        <w:tab/>
        <w:t xml:space="preserve">  0</w:t>
      </w:r>
      <w:r>
        <w:rPr>
          <w:rFonts w:ascii="Courier New" w:hAnsi="Courier New" w:cs="Courier New"/>
        </w:rPr>
        <w:tab/>
        <w:t xml:space="preserve">  0</w:t>
      </w:r>
      <w:r>
        <w:rPr>
          <w:rFonts w:ascii="Courier New" w:hAnsi="Courier New" w:cs="Courier New"/>
        </w:rPr>
        <w:br/>
      </w:r>
      <w:r w:rsidRPr="000B7B10">
        <w:rPr>
          <w:rFonts w:ascii="Courier New" w:hAnsi="Courier New" w:cs="Courier New"/>
        </w:rPr>
        <w:t xml:space="preserve">16- 30 </w:t>
      </w:r>
      <w:r>
        <w:rPr>
          <w:rFonts w:ascii="Courier New" w:hAnsi="Courier New" w:cs="Courier New"/>
        </w:rPr>
        <w:tab/>
      </w:r>
      <w:r w:rsidRPr="000B7B10">
        <w:rPr>
          <w:rFonts w:ascii="Courier New" w:hAnsi="Courier New" w:cs="Courier New"/>
        </w:rPr>
        <w:t xml:space="preserve">+11 </w:t>
      </w:r>
      <w:r>
        <w:rPr>
          <w:rFonts w:ascii="Courier New" w:hAnsi="Courier New" w:cs="Courier New"/>
        </w:rPr>
        <w:tab/>
      </w:r>
      <w:r w:rsidRPr="000B7B10">
        <w:rPr>
          <w:rFonts w:ascii="Courier New" w:hAnsi="Courier New" w:cs="Courier New"/>
        </w:rPr>
        <w:t xml:space="preserve">-11 </w:t>
      </w:r>
      <w:r>
        <w:rPr>
          <w:rFonts w:ascii="Courier New" w:hAnsi="Courier New" w:cs="Courier New"/>
        </w:rPr>
        <w:tab/>
      </w:r>
      <w:r w:rsidRPr="000B7B10">
        <w:rPr>
          <w:rFonts w:ascii="Courier New" w:hAnsi="Courier New" w:cs="Courier New"/>
        </w:rPr>
        <w:t xml:space="preserve">+13 </w:t>
      </w:r>
      <w:r>
        <w:rPr>
          <w:rFonts w:ascii="Courier New" w:hAnsi="Courier New" w:cs="Courier New"/>
        </w:rPr>
        <w:tab/>
      </w:r>
      <w:r w:rsidRPr="000B7B10">
        <w:rPr>
          <w:rFonts w:ascii="Courier New" w:hAnsi="Courier New" w:cs="Courier New"/>
        </w:rPr>
        <w:t xml:space="preserve">-13 </w:t>
      </w:r>
      <w:r>
        <w:rPr>
          <w:rFonts w:ascii="Courier New" w:hAnsi="Courier New" w:cs="Courier New"/>
        </w:rPr>
        <w:tab/>
      </w:r>
      <w:r w:rsidRPr="000B7B10">
        <w:rPr>
          <w:rFonts w:ascii="Courier New" w:hAnsi="Courier New" w:cs="Courier New"/>
        </w:rPr>
        <w:t xml:space="preserve">- 1 </w:t>
      </w:r>
      <w:r>
        <w:rPr>
          <w:rFonts w:ascii="Courier New" w:hAnsi="Courier New" w:cs="Courier New"/>
        </w:rPr>
        <w:tab/>
        <w:t>+ 1</w:t>
      </w:r>
      <w:r>
        <w:rPr>
          <w:rFonts w:ascii="Courier New" w:hAnsi="Courier New" w:cs="Courier New"/>
        </w:rPr>
        <w:br/>
      </w:r>
      <w:r w:rsidRPr="000B7B10">
        <w:rPr>
          <w:rFonts w:ascii="Courier New" w:hAnsi="Courier New" w:cs="Courier New"/>
        </w:rPr>
        <w:t xml:space="preserve">31- 50 </w:t>
      </w:r>
      <w:r>
        <w:rPr>
          <w:rFonts w:ascii="Courier New" w:hAnsi="Courier New" w:cs="Courier New"/>
        </w:rPr>
        <w:tab/>
      </w:r>
      <w:r w:rsidRPr="000B7B10">
        <w:rPr>
          <w:rFonts w:ascii="Courier New" w:hAnsi="Courier New" w:cs="Courier New"/>
        </w:rPr>
        <w:t xml:space="preserve">+10 </w:t>
      </w:r>
      <w:r>
        <w:rPr>
          <w:rFonts w:ascii="Courier New" w:hAnsi="Courier New" w:cs="Courier New"/>
        </w:rPr>
        <w:tab/>
      </w:r>
      <w:r w:rsidRPr="000B7B10">
        <w:rPr>
          <w:rFonts w:ascii="Courier New" w:hAnsi="Courier New" w:cs="Courier New"/>
        </w:rPr>
        <w:t xml:space="preserve">-10 </w:t>
      </w:r>
      <w:r>
        <w:rPr>
          <w:rFonts w:ascii="Courier New" w:hAnsi="Courier New" w:cs="Courier New"/>
        </w:rPr>
        <w:tab/>
      </w:r>
      <w:r w:rsidRPr="000B7B10">
        <w:rPr>
          <w:rFonts w:ascii="Courier New" w:hAnsi="Courier New" w:cs="Courier New"/>
        </w:rPr>
        <w:t xml:space="preserve">+14 </w:t>
      </w:r>
      <w:r>
        <w:rPr>
          <w:rFonts w:ascii="Courier New" w:hAnsi="Courier New" w:cs="Courier New"/>
        </w:rPr>
        <w:tab/>
      </w:r>
      <w:r w:rsidRPr="000B7B10">
        <w:rPr>
          <w:rFonts w:ascii="Courier New" w:hAnsi="Courier New" w:cs="Courier New"/>
        </w:rPr>
        <w:t xml:space="preserve">-14 </w:t>
      </w:r>
      <w:r>
        <w:rPr>
          <w:rFonts w:ascii="Courier New" w:hAnsi="Courier New" w:cs="Courier New"/>
        </w:rPr>
        <w:tab/>
      </w:r>
      <w:r w:rsidRPr="000B7B10">
        <w:rPr>
          <w:rFonts w:ascii="Courier New" w:hAnsi="Courier New" w:cs="Courier New"/>
        </w:rPr>
        <w:t xml:space="preserve">- 2 </w:t>
      </w:r>
      <w:r>
        <w:rPr>
          <w:rFonts w:ascii="Courier New" w:hAnsi="Courier New" w:cs="Courier New"/>
        </w:rPr>
        <w:tab/>
        <w:t>+ 2</w:t>
      </w:r>
      <w:r>
        <w:rPr>
          <w:rFonts w:ascii="Courier New" w:hAnsi="Courier New" w:cs="Courier New"/>
        </w:rPr>
        <w:br/>
      </w:r>
      <w:r w:rsidRPr="000B7B10">
        <w:rPr>
          <w:rFonts w:ascii="Courier New" w:hAnsi="Courier New" w:cs="Courier New"/>
        </w:rPr>
        <w:t xml:space="preserve">51- 70 </w:t>
      </w:r>
      <w:r>
        <w:rPr>
          <w:rFonts w:ascii="Courier New" w:hAnsi="Courier New" w:cs="Courier New"/>
        </w:rPr>
        <w:tab/>
      </w:r>
      <w:r w:rsidRPr="000B7B10">
        <w:rPr>
          <w:rFonts w:ascii="Courier New" w:hAnsi="Courier New" w:cs="Courier New"/>
        </w:rPr>
        <w:t xml:space="preserve">+ 9 </w:t>
      </w:r>
      <w:r>
        <w:rPr>
          <w:rFonts w:ascii="Courier New" w:hAnsi="Courier New" w:cs="Courier New"/>
        </w:rPr>
        <w:tab/>
      </w:r>
      <w:r w:rsidRPr="000B7B10">
        <w:rPr>
          <w:rFonts w:ascii="Courier New" w:hAnsi="Courier New" w:cs="Courier New"/>
        </w:rPr>
        <w:t xml:space="preserve">- 9 </w:t>
      </w:r>
      <w:r>
        <w:rPr>
          <w:rFonts w:ascii="Courier New" w:hAnsi="Courier New" w:cs="Courier New"/>
        </w:rPr>
        <w:tab/>
      </w:r>
      <w:r w:rsidRPr="000B7B10">
        <w:rPr>
          <w:rFonts w:ascii="Courier New" w:hAnsi="Courier New" w:cs="Courier New"/>
        </w:rPr>
        <w:t xml:space="preserve">+15 </w:t>
      </w:r>
      <w:r>
        <w:rPr>
          <w:rFonts w:ascii="Courier New" w:hAnsi="Courier New" w:cs="Courier New"/>
        </w:rPr>
        <w:tab/>
      </w:r>
      <w:r w:rsidRPr="000B7B10">
        <w:rPr>
          <w:rFonts w:ascii="Courier New" w:hAnsi="Courier New" w:cs="Courier New"/>
        </w:rPr>
        <w:t xml:space="preserve">-15 </w:t>
      </w:r>
      <w:r>
        <w:rPr>
          <w:rFonts w:ascii="Courier New" w:hAnsi="Courier New" w:cs="Courier New"/>
        </w:rPr>
        <w:tab/>
      </w:r>
      <w:r w:rsidRPr="000B7B10">
        <w:rPr>
          <w:rFonts w:ascii="Courier New" w:hAnsi="Courier New" w:cs="Courier New"/>
        </w:rPr>
        <w:t xml:space="preserve">- 3 </w:t>
      </w:r>
      <w:r>
        <w:rPr>
          <w:rFonts w:ascii="Courier New" w:hAnsi="Courier New" w:cs="Courier New"/>
        </w:rPr>
        <w:tab/>
        <w:t>+ 3</w:t>
      </w:r>
      <w:r>
        <w:rPr>
          <w:rFonts w:ascii="Courier New" w:hAnsi="Courier New" w:cs="Courier New"/>
        </w:rPr>
        <w:br/>
      </w:r>
      <w:r w:rsidRPr="000B7B10">
        <w:rPr>
          <w:rFonts w:ascii="Courier New" w:hAnsi="Courier New" w:cs="Courier New"/>
        </w:rPr>
        <w:t xml:space="preserve">71- 90 </w:t>
      </w:r>
      <w:r>
        <w:rPr>
          <w:rFonts w:ascii="Courier New" w:hAnsi="Courier New" w:cs="Courier New"/>
        </w:rPr>
        <w:tab/>
      </w:r>
      <w:r w:rsidRPr="000B7B10">
        <w:rPr>
          <w:rFonts w:ascii="Courier New" w:hAnsi="Courier New" w:cs="Courier New"/>
        </w:rPr>
        <w:t xml:space="preserve">+ 8 </w:t>
      </w:r>
      <w:r>
        <w:rPr>
          <w:rFonts w:ascii="Courier New" w:hAnsi="Courier New" w:cs="Courier New"/>
        </w:rPr>
        <w:tab/>
      </w:r>
      <w:r w:rsidRPr="000B7B10">
        <w:rPr>
          <w:rFonts w:ascii="Courier New" w:hAnsi="Courier New" w:cs="Courier New"/>
        </w:rPr>
        <w:t xml:space="preserve">- 8 </w:t>
      </w:r>
      <w:r>
        <w:rPr>
          <w:rFonts w:ascii="Courier New" w:hAnsi="Courier New" w:cs="Courier New"/>
        </w:rPr>
        <w:tab/>
      </w:r>
      <w:r w:rsidRPr="000B7B10">
        <w:rPr>
          <w:rFonts w:ascii="Courier New" w:hAnsi="Courier New" w:cs="Courier New"/>
        </w:rPr>
        <w:t xml:space="preserve">+16 </w:t>
      </w:r>
      <w:r>
        <w:rPr>
          <w:rFonts w:ascii="Courier New" w:hAnsi="Courier New" w:cs="Courier New"/>
        </w:rPr>
        <w:tab/>
      </w:r>
      <w:r w:rsidRPr="000B7B10">
        <w:rPr>
          <w:rFonts w:ascii="Courier New" w:hAnsi="Courier New" w:cs="Courier New"/>
        </w:rPr>
        <w:t xml:space="preserve">-16 </w:t>
      </w:r>
      <w:r>
        <w:rPr>
          <w:rFonts w:ascii="Courier New" w:hAnsi="Courier New" w:cs="Courier New"/>
        </w:rPr>
        <w:tab/>
      </w:r>
      <w:r w:rsidRPr="000B7B10">
        <w:rPr>
          <w:rFonts w:ascii="Courier New" w:hAnsi="Courier New" w:cs="Courier New"/>
        </w:rPr>
        <w:t xml:space="preserve">- 4 </w:t>
      </w:r>
      <w:r>
        <w:rPr>
          <w:rFonts w:ascii="Courier New" w:hAnsi="Courier New" w:cs="Courier New"/>
        </w:rPr>
        <w:tab/>
        <w:t>+ 4</w:t>
      </w:r>
      <w:r>
        <w:rPr>
          <w:rFonts w:ascii="Courier New" w:hAnsi="Courier New" w:cs="Courier New"/>
        </w:rPr>
        <w:br/>
      </w:r>
      <w:r w:rsidRPr="000B7B10">
        <w:rPr>
          <w:rFonts w:ascii="Courier New" w:hAnsi="Courier New" w:cs="Courier New"/>
        </w:rPr>
        <w:t xml:space="preserve">91-115 </w:t>
      </w:r>
      <w:r>
        <w:rPr>
          <w:rFonts w:ascii="Courier New" w:hAnsi="Courier New" w:cs="Courier New"/>
        </w:rPr>
        <w:tab/>
      </w:r>
      <w:r w:rsidRPr="000B7B10">
        <w:rPr>
          <w:rFonts w:ascii="Courier New" w:hAnsi="Courier New" w:cs="Courier New"/>
        </w:rPr>
        <w:t xml:space="preserve">+ 7 </w:t>
      </w:r>
      <w:r>
        <w:rPr>
          <w:rFonts w:ascii="Courier New" w:hAnsi="Courier New" w:cs="Courier New"/>
        </w:rPr>
        <w:tab/>
      </w:r>
      <w:r w:rsidRPr="000B7B10">
        <w:rPr>
          <w:rFonts w:ascii="Courier New" w:hAnsi="Courier New" w:cs="Courier New"/>
        </w:rPr>
        <w:t xml:space="preserve">- 7 </w:t>
      </w:r>
      <w:r>
        <w:rPr>
          <w:rFonts w:ascii="Courier New" w:hAnsi="Courier New" w:cs="Courier New"/>
        </w:rPr>
        <w:tab/>
      </w:r>
      <w:r w:rsidRPr="000B7B10">
        <w:rPr>
          <w:rFonts w:ascii="Courier New" w:hAnsi="Courier New" w:cs="Courier New"/>
        </w:rPr>
        <w:t xml:space="preserve">+17 </w:t>
      </w:r>
      <w:r>
        <w:rPr>
          <w:rFonts w:ascii="Courier New" w:hAnsi="Courier New" w:cs="Courier New"/>
        </w:rPr>
        <w:tab/>
      </w:r>
      <w:r w:rsidRPr="000B7B10">
        <w:rPr>
          <w:rFonts w:ascii="Courier New" w:hAnsi="Courier New" w:cs="Courier New"/>
        </w:rPr>
        <w:t xml:space="preserve">-17 </w:t>
      </w:r>
      <w:r>
        <w:rPr>
          <w:rFonts w:ascii="Courier New" w:hAnsi="Courier New" w:cs="Courier New"/>
        </w:rPr>
        <w:tab/>
      </w:r>
      <w:r w:rsidRPr="000B7B10">
        <w:rPr>
          <w:rFonts w:ascii="Courier New" w:hAnsi="Courier New" w:cs="Courier New"/>
        </w:rPr>
        <w:t xml:space="preserve">- 5 </w:t>
      </w:r>
      <w:r>
        <w:rPr>
          <w:rFonts w:ascii="Courier New" w:hAnsi="Courier New" w:cs="Courier New"/>
        </w:rPr>
        <w:tab/>
        <w:t>+ 5</w:t>
      </w:r>
      <w:r>
        <w:rPr>
          <w:rFonts w:ascii="Courier New" w:hAnsi="Courier New" w:cs="Courier New"/>
        </w:rPr>
        <w:br/>
      </w:r>
      <w:r w:rsidRPr="000B7B10">
        <w:rPr>
          <w:rFonts w:ascii="Courier New" w:hAnsi="Courier New" w:cs="Courier New"/>
        </w:rPr>
        <w:t xml:space="preserve">116-140 </w:t>
      </w:r>
      <w:r>
        <w:rPr>
          <w:rFonts w:ascii="Courier New" w:hAnsi="Courier New" w:cs="Courier New"/>
        </w:rPr>
        <w:tab/>
      </w:r>
      <w:r w:rsidRPr="000B7B10">
        <w:rPr>
          <w:rFonts w:ascii="Courier New" w:hAnsi="Courier New" w:cs="Courier New"/>
        </w:rPr>
        <w:t xml:space="preserve">+ 6 </w:t>
      </w:r>
      <w:r>
        <w:rPr>
          <w:rFonts w:ascii="Courier New" w:hAnsi="Courier New" w:cs="Courier New"/>
        </w:rPr>
        <w:tab/>
      </w:r>
      <w:r w:rsidRPr="000B7B10">
        <w:rPr>
          <w:rFonts w:ascii="Courier New" w:hAnsi="Courier New" w:cs="Courier New"/>
        </w:rPr>
        <w:t xml:space="preserve">- 6 </w:t>
      </w:r>
      <w:r>
        <w:rPr>
          <w:rFonts w:ascii="Courier New" w:hAnsi="Courier New" w:cs="Courier New"/>
        </w:rPr>
        <w:tab/>
      </w:r>
      <w:r w:rsidRPr="000B7B10">
        <w:rPr>
          <w:rFonts w:ascii="Courier New" w:hAnsi="Courier New" w:cs="Courier New"/>
        </w:rPr>
        <w:t xml:space="preserve">+18 </w:t>
      </w:r>
      <w:r>
        <w:rPr>
          <w:rFonts w:ascii="Courier New" w:hAnsi="Courier New" w:cs="Courier New"/>
        </w:rPr>
        <w:tab/>
      </w:r>
      <w:r w:rsidRPr="000B7B10">
        <w:rPr>
          <w:rFonts w:ascii="Courier New" w:hAnsi="Courier New" w:cs="Courier New"/>
        </w:rPr>
        <w:t xml:space="preserve">-18 </w:t>
      </w:r>
      <w:r>
        <w:rPr>
          <w:rFonts w:ascii="Courier New" w:hAnsi="Courier New" w:cs="Courier New"/>
        </w:rPr>
        <w:tab/>
      </w:r>
      <w:r w:rsidRPr="000B7B10">
        <w:rPr>
          <w:rFonts w:ascii="Courier New" w:hAnsi="Courier New" w:cs="Courier New"/>
        </w:rPr>
        <w:t xml:space="preserve">- 6 </w:t>
      </w:r>
      <w:r>
        <w:rPr>
          <w:rFonts w:ascii="Courier New" w:hAnsi="Courier New" w:cs="Courier New"/>
        </w:rPr>
        <w:tab/>
        <w:t>+ 6</w:t>
      </w:r>
      <w:r>
        <w:rPr>
          <w:rFonts w:ascii="Courier New" w:hAnsi="Courier New" w:cs="Courier New"/>
        </w:rPr>
        <w:br/>
      </w:r>
      <w:r w:rsidRPr="000B7B10">
        <w:rPr>
          <w:rFonts w:ascii="Courier New" w:hAnsi="Courier New" w:cs="Courier New"/>
        </w:rPr>
        <w:t xml:space="preserve">141-165 </w:t>
      </w:r>
      <w:r>
        <w:rPr>
          <w:rFonts w:ascii="Courier New" w:hAnsi="Courier New" w:cs="Courier New"/>
        </w:rPr>
        <w:tab/>
      </w:r>
      <w:r w:rsidRPr="000B7B10">
        <w:rPr>
          <w:rFonts w:ascii="Courier New" w:hAnsi="Courier New" w:cs="Courier New"/>
        </w:rPr>
        <w:t xml:space="preserve">+ 5 </w:t>
      </w:r>
      <w:r>
        <w:rPr>
          <w:rFonts w:ascii="Courier New" w:hAnsi="Courier New" w:cs="Courier New"/>
        </w:rPr>
        <w:tab/>
      </w:r>
      <w:r w:rsidRPr="000B7B10">
        <w:rPr>
          <w:rFonts w:ascii="Courier New" w:hAnsi="Courier New" w:cs="Courier New"/>
        </w:rPr>
        <w:t xml:space="preserve">- 5 </w:t>
      </w:r>
      <w:r>
        <w:rPr>
          <w:rFonts w:ascii="Courier New" w:hAnsi="Courier New" w:cs="Courier New"/>
        </w:rPr>
        <w:tab/>
      </w:r>
      <w:r w:rsidRPr="000B7B10">
        <w:rPr>
          <w:rFonts w:ascii="Courier New" w:hAnsi="Courier New" w:cs="Courier New"/>
        </w:rPr>
        <w:t xml:space="preserve">+19 </w:t>
      </w:r>
      <w:r>
        <w:rPr>
          <w:rFonts w:ascii="Courier New" w:hAnsi="Courier New" w:cs="Courier New"/>
        </w:rPr>
        <w:tab/>
      </w:r>
      <w:r w:rsidRPr="000B7B10">
        <w:rPr>
          <w:rFonts w:ascii="Courier New" w:hAnsi="Courier New" w:cs="Courier New"/>
        </w:rPr>
        <w:t xml:space="preserve">-19 </w:t>
      </w:r>
      <w:r>
        <w:rPr>
          <w:rFonts w:ascii="Courier New" w:hAnsi="Courier New" w:cs="Courier New"/>
        </w:rPr>
        <w:tab/>
      </w:r>
      <w:r w:rsidRPr="000B7B10">
        <w:rPr>
          <w:rFonts w:ascii="Courier New" w:hAnsi="Courier New" w:cs="Courier New"/>
        </w:rPr>
        <w:t xml:space="preserve">- 7 </w:t>
      </w:r>
      <w:r>
        <w:rPr>
          <w:rFonts w:ascii="Courier New" w:hAnsi="Courier New" w:cs="Courier New"/>
        </w:rPr>
        <w:tab/>
        <w:t>+ 7</w:t>
      </w:r>
      <w:r>
        <w:rPr>
          <w:rFonts w:ascii="Courier New" w:hAnsi="Courier New" w:cs="Courier New"/>
        </w:rPr>
        <w:br/>
      </w:r>
      <w:r w:rsidRPr="000B7B10">
        <w:rPr>
          <w:rFonts w:ascii="Courier New" w:hAnsi="Courier New" w:cs="Courier New"/>
        </w:rPr>
        <w:t xml:space="preserve">166-200 </w:t>
      </w:r>
      <w:r>
        <w:rPr>
          <w:rFonts w:ascii="Courier New" w:hAnsi="Courier New" w:cs="Courier New"/>
        </w:rPr>
        <w:tab/>
      </w:r>
      <w:r w:rsidRPr="000B7B10">
        <w:rPr>
          <w:rFonts w:ascii="Courier New" w:hAnsi="Courier New" w:cs="Courier New"/>
        </w:rPr>
        <w:t xml:space="preserve">+ 4 </w:t>
      </w:r>
      <w:r>
        <w:rPr>
          <w:rFonts w:ascii="Courier New" w:hAnsi="Courier New" w:cs="Courier New"/>
        </w:rPr>
        <w:tab/>
      </w:r>
      <w:r w:rsidRPr="000B7B10">
        <w:rPr>
          <w:rFonts w:ascii="Courier New" w:hAnsi="Courier New" w:cs="Courier New"/>
        </w:rPr>
        <w:t xml:space="preserve">- 4 </w:t>
      </w:r>
      <w:r>
        <w:rPr>
          <w:rFonts w:ascii="Courier New" w:hAnsi="Courier New" w:cs="Courier New"/>
        </w:rPr>
        <w:tab/>
      </w:r>
      <w:r w:rsidRPr="000B7B10">
        <w:rPr>
          <w:rFonts w:ascii="Courier New" w:hAnsi="Courier New" w:cs="Courier New"/>
        </w:rPr>
        <w:t xml:space="preserve">+20 </w:t>
      </w:r>
      <w:r>
        <w:rPr>
          <w:rFonts w:ascii="Courier New" w:hAnsi="Courier New" w:cs="Courier New"/>
        </w:rPr>
        <w:tab/>
      </w:r>
      <w:r w:rsidRPr="000B7B10">
        <w:rPr>
          <w:rFonts w:ascii="Courier New" w:hAnsi="Courier New" w:cs="Courier New"/>
        </w:rPr>
        <w:t xml:space="preserve">-20 </w:t>
      </w:r>
      <w:r>
        <w:rPr>
          <w:rFonts w:ascii="Courier New" w:hAnsi="Courier New" w:cs="Courier New"/>
        </w:rPr>
        <w:tab/>
      </w:r>
      <w:r w:rsidRPr="000B7B10">
        <w:rPr>
          <w:rFonts w:ascii="Courier New" w:hAnsi="Courier New" w:cs="Courier New"/>
        </w:rPr>
        <w:t xml:space="preserve">- 8 </w:t>
      </w:r>
      <w:r>
        <w:rPr>
          <w:rFonts w:ascii="Courier New" w:hAnsi="Courier New" w:cs="Courier New"/>
        </w:rPr>
        <w:tab/>
        <w:t>+ 8</w:t>
      </w:r>
      <w:r>
        <w:rPr>
          <w:rFonts w:ascii="Courier New" w:hAnsi="Courier New" w:cs="Courier New"/>
        </w:rPr>
        <w:br/>
      </w:r>
      <w:r w:rsidRPr="000B7B10">
        <w:rPr>
          <w:rFonts w:ascii="Courier New" w:hAnsi="Courier New" w:cs="Courier New"/>
        </w:rPr>
        <w:t xml:space="preserve">201-235 </w:t>
      </w:r>
      <w:r>
        <w:rPr>
          <w:rFonts w:ascii="Courier New" w:hAnsi="Courier New" w:cs="Courier New"/>
        </w:rPr>
        <w:tab/>
      </w:r>
      <w:r w:rsidRPr="000B7B10">
        <w:rPr>
          <w:rFonts w:ascii="Courier New" w:hAnsi="Courier New" w:cs="Courier New"/>
        </w:rPr>
        <w:t xml:space="preserve">+ 3 </w:t>
      </w:r>
      <w:r>
        <w:rPr>
          <w:rFonts w:ascii="Courier New" w:hAnsi="Courier New" w:cs="Courier New"/>
        </w:rPr>
        <w:tab/>
      </w:r>
      <w:r w:rsidRPr="000B7B10">
        <w:rPr>
          <w:rFonts w:ascii="Courier New" w:hAnsi="Courier New" w:cs="Courier New"/>
        </w:rPr>
        <w:t xml:space="preserve">- 3 </w:t>
      </w:r>
      <w:r>
        <w:rPr>
          <w:rFonts w:ascii="Courier New" w:hAnsi="Courier New" w:cs="Courier New"/>
        </w:rPr>
        <w:tab/>
      </w:r>
      <w:r w:rsidRPr="000B7B10">
        <w:rPr>
          <w:rFonts w:ascii="Courier New" w:hAnsi="Courier New" w:cs="Courier New"/>
        </w:rPr>
        <w:t xml:space="preserve">+21 </w:t>
      </w:r>
      <w:r>
        <w:rPr>
          <w:rFonts w:ascii="Courier New" w:hAnsi="Courier New" w:cs="Courier New"/>
        </w:rPr>
        <w:tab/>
      </w:r>
      <w:r w:rsidRPr="000B7B10">
        <w:rPr>
          <w:rFonts w:ascii="Courier New" w:hAnsi="Courier New" w:cs="Courier New"/>
        </w:rPr>
        <w:t xml:space="preserve">-21 </w:t>
      </w:r>
      <w:r>
        <w:rPr>
          <w:rFonts w:ascii="Courier New" w:hAnsi="Courier New" w:cs="Courier New"/>
        </w:rPr>
        <w:tab/>
      </w:r>
      <w:r w:rsidRPr="000B7B10">
        <w:rPr>
          <w:rFonts w:ascii="Courier New" w:hAnsi="Courier New" w:cs="Courier New"/>
        </w:rPr>
        <w:t xml:space="preserve">- 9 </w:t>
      </w:r>
      <w:r>
        <w:rPr>
          <w:rFonts w:ascii="Courier New" w:hAnsi="Courier New" w:cs="Courier New"/>
        </w:rPr>
        <w:tab/>
        <w:t>+ 9</w:t>
      </w:r>
      <w:r>
        <w:rPr>
          <w:rFonts w:ascii="Courier New" w:hAnsi="Courier New" w:cs="Courier New"/>
        </w:rPr>
        <w:br/>
      </w:r>
      <w:r w:rsidRPr="000B7B10">
        <w:rPr>
          <w:rFonts w:ascii="Courier New" w:hAnsi="Courier New" w:cs="Courier New"/>
        </w:rPr>
        <w:t xml:space="preserve">236-280 </w:t>
      </w:r>
      <w:r>
        <w:rPr>
          <w:rFonts w:ascii="Courier New" w:hAnsi="Courier New" w:cs="Courier New"/>
        </w:rPr>
        <w:tab/>
      </w:r>
      <w:r w:rsidRPr="000B7B10">
        <w:rPr>
          <w:rFonts w:ascii="Courier New" w:hAnsi="Courier New" w:cs="Courier New"/>
        </w:rPr>
        <w:t xml:space="preserve">+ 2 </w:t>
      </w:r>
      <w:r>
        <w:rPr>
          <w:rFonts w:ascii="Courier New" w:hAnsi="Courier New" w:cs="Courier New"/>
        </w:rPr>
        <w:tab/>
      </w:r>
      <w:r w:rsidRPr="000B7B10">
        <w:rPr>
          <w:rFonts w:ascii="Courier New" w:hAnsi="Courier New" w:cs="Courier New"/>
        </w:rPr>
        <w:t xml:space="preserve">- 2 </w:t>
      </w:r>
      <w:r>
        <w:rPr>
          <w:rFonts w:ascii="Courier New" w:hAnsi="Courier New" w:cs="Courier New"/>
        </w:rPr>
        <w:tab/>
      </w:r>
      <w:r w:rsidRPr="000B7B10">
        <w:rPr>
          <w:rFonts w:ascii="Courier New" w:hAnsi="Courier New" w:cs="Courier New"/>
        </w:rPr>
        <w:t xml:space="preserve">+22 </w:t>
      </w:r>
      <w:r>
        <w:rPr>
          <w:rFonts w:ascii="Courier New" w:hAnsi="Courier New" w:cs="Courier New"/>
        </w:rPr>
        <w:tab/>
      </w:r>
      <w:r w:rsidRPr="000B7B10">
        <w:rPr>
          <w:rFonts w:ascii="Courier New" w:hAnsi="Courier New" w:cs="Courier New"/>
        </w:rPr>
        <w:t xml:space="preserve">-22 </w:t>
      </w:r>
      <w:r>
        <w:rPr>
          <w:rFonts w:ascii="Courier New" w:hAnsi="Courier New" w:cs="Courier New"/>
        </w:rPr>
        <w:tab/>
      </w:r>
      <w:r w:rsidRPr="000B7B10">
        <w:rPr>
          <w:rFonts w:ascii="Courier New" w:hAnsi="Courier New" w:cs="Courier New"/>
        </w:rPr>
        <w:t xml:space="preserve">-10 </w:t>
      </w:r>
      <w:r>
        <w:rPr>
          <w:rFonts w:ascii="Courier New" w:hAnsi="Courier New" w:cs="Courier New"/>
        </w:rPr>
        <w:tab/>
        <w:t>+10</w:t>
      </w:r>
      <w:r>
        <w:rPr>
          <w:rFonts w:ascii="Courier New" w:hAnsi="Courier New" w:cs="Courier New"/>
        </w:rPr>
        <w:br/>
      </w:r>
      <w:r w:rsidRPr="000B7B10">
        <w:rPr>
          <w:rFonts w:ascii="Courier New" w:hAnsi="Courier New" w:cs="Courier New"/>
        </w:rPr>
        <w:t xml:space="preserve">281-370 </w:t>
      </w:r>
      <w:r>
        <w:rPr>
          <w:rFonts w:ascii="Courier New" w:hAnsi="Courier New" w:cs="Courier New"/>
        </w:rPr>
        <w:tab/>
      </w:r>
      <w:r w:rsidRPr="000B7B10">
        <w:rPr>
          <w:rFonts w:ascii="Courier New" w:hAnsi="Courier New" w:cs="Courier New"/>
        </w:rPr>
        <w:t xml:space="preserve">+ 1 </w:t>
      </w:r>
      <w:r>
        <w:rPr>
          <w:rFonts w:ascii="Courier New" w:hAnsi="Courier New" w:cs="Courier New"/>
        </w:rPr>
        <w:tab/>
      </w:r>
      <w:r w:rsidRPr="000B7B10">
        <w:rPr>
          <w:rFonts w:ascii="Courier New" w:hAnsi="Courier New" w:cs="Courier New"/>
        </w:rPr>
        <w:t xml:space="preserve">- 1 </w:t>
      </w:r>
      <w:r>
        <w:rPr>
          <w:rFonts w:ascii="Courier New" w:hAnsi="Courier New" w:cs="Courier New"/>
        </w:rPr>
        <w:tab/>
      </w:r>
      <w:r w:rsidRPr="000B7B10">
        <w:rPr>
          <w:rFonts w:ascii="Courier New" w:hAnsi="Courier New" w:cs="Courier New"/>
        </w:rPr>
        <w:t xml:space="preserve">+23 </w:t>
      </w:r>
      <w:r>
        <w:rPr>
          <w:rFonts w:ascii="Courier New" w:hAnsi="Courier New" w:cs="Courier New"/>
        </w:rPr>
        <w:tab/>
      </w:r>
      <w:r w:rsidRPr="000B7B10">
        <w:rPr>
          <w:rFonts w:ascii="Courier New" w:hAnsi="Courier New" w:cs="Courier New"/>
        </w:rPr>
        <w:t xml:space="preserve">-23 </w:t>
      </w:r>
      <w:r>
        <w:rPr>
          <w:rFonts w:ascii="Courier New" w:hAnsi="Courier New" w:cs="Courier New"/>
        </w:rPr>
        <w:tab/>
      </w:r>
      <w:r w:rsidRPr="000B7B10">
        <w:rPr>
          <w:rFonts w:ascii="Courier New" w:hAnsi="Courier New" w:cs="Courier New"/>
        </w:rPr>
        <w:t xml:space="preserve">-11 </w:t>
      </w:r>
      <w:r>
        <w:rPr>
          <w:rFonts w:ascii="Courier New" w:hAnsi="Courier New" w:cs="Courier New"/>
        </w:rPr>
        <w:tab/>
        <w:t>+11</w:t>
      </w:r>
      <w:r>
        <w:rPr>
          <w:rFonts w:ascii="Courier New" w:hAnsi="Courier New" w:cs="Courier New"/>
        </w:rPr>
        <w:br/>
      </w:r>
      <w:r w:rsidRPr="000B7B10">
        <w:rPr>
          <w:rFonts w:ascii="Courier New" w:hAnsi="Courier New" w:cs="Courier New"/>
        </w:rPr>
        <w:t xml:space="preserve">&gt;371 </w:t>
      </w:r>
      <w:r>
        <w:rPr>
          <w:rFonts w:ascii="Courier New" w:hAnsi="Courier New" w:cs="Courier New"/>
        </w:rPr>
        <w:tab/>
      </w:r>
      <w:r>
        <w:rPr>
          <w:rFonts w:ascii="Courier New" w:hAnsi="Courier New" w:cs="Courier New"/>
        </w:rPr>
        <w:tab/>
      </w:r>
      <w:r w:rsidRPr="000B7B10">
        <w:rPr>
          <w:rFonts w:ascii="Courier New" w:hAnsi="Courier New" w:cs="Courier New"/>
        </w:rPr>
        <w:t xml:space="preserve">+ 0 </w:t>
      </w:r>
      <w:r>
        <w:rPr>
          <w:rFonts w:ascii="Courier New" w:hAnsi="Courier New" w:cs="Courier New"/>
        </w:rPr>
        <w:tab/>
      </w:r>
      <w:r w:rsidRPr="000B7B10">
        <w:rPr>
          <w:rFonts w:ascii="Courier New" w:hAnsi="Courier New" w:cs="Courier New"/>
        </w:rPr>
        <w:t xml:space="preserve">- 0 </w:t>
      </w:r>
      <w:r>
        <w:rPr>
          <w:rFonts w:ascii="Courier New" w:hAnsi="Courier New" w:cs="Courier New"/>
        </w:rPr>
        <w:tab/>
      </w:r>
      <w:r w:rsidRPr="000B7B10">
        <w:rPr>
          <w:rFonts w:ascii="Courier New" w:hAnsi="Courier New" w:cs="Courier New"/>
        </w:rPr>
        <w:t xml:space="preserve">+24 </w:t>
      </w:r>
      <w:r>
        <w:rPr>
          <w:rFonts w:ascii="Courier New" w:hAnsi="Courier New" w:cs="Courier New"/>
        </w:rPr>
        <w:tab/>
      </w:r>
      <w:r w:rsidRPr="000B7B10">
        <w:rPr>
          <w:rFonts w:ascii="Courier New" w:hAnsi="Courier New" w:cs="Courier New"/>
        </w:rPr>
        <w:t xml:space="preserve">-24 </w:t>
      </w:r>
      <w:r>
        <w:rPr>
          <w:rFonts w:ascii="Courier New" w:hAnsi="Courier New" w:cs="Courier New"/>
        </w:rPr>
        <w:tab/>
      </w:r>
      <w:r w:rsidRPr="000B7B10">
        <w:rPr>
          <w:rFonts w:ascii="Courier New" w:hAnsi="Courier New" w:cs="Courier New"/>
        </w:rPr>
        <w:t xml:space="preserve">-12 </w:t>
      </w:r>
      <w:r>
        <w:rPr>
          <w:rFonts w:ascii="Courier New" w:hAnsi="Courier New" w:cs="Courier New"/>
        </w:rPr>
        <w:tab/>
      </w:r>
      <w:r w:rsidRPr="000B7B10">
        <w:rPr>
          <w:rFonts w:ascii="Courier New" w:hAnsi="Courier New" w:cs="Courier New"/>
        </w:rPr>
        <w:t>+12</w:t>
      </w:r>
    </w:p>
    <w:p w:rsidR="009733A9" w:rsidRDefault="009733A9" w:rsidP="009733A9">
      <w:pPr>
        <w:pStyle w:val="Kop1"/>
      </w:pPr>
      <w:bookmarkStart w:id="703" w:name="_Toc465588381"/>
      <w:r>
        <w:t>Bijzondere indeling situaties</w:t>
      </w:r>
      <w:bookmarkEnd w:id="703"/>
    </w:p>
    <w:p w:rsidR="009733A9" w:rsidRDefault="009733A9" w:rsidP="009733A9">
      <w:r>
        <w:t>Tijdens een wedstrijdavond loopt niet altijd alles als gepland en verwacht. Er treden altijd onverwachte situaties op. Dit hoofdstuk beschrijft een aantal mogelijke situaties die op kunnen treden en de wijze waarop hier mee omgegaan kan worden.</w:t>
      </w:r>
    </w:p>
    <w:p w:rsidR="009733A9" w:rsidRDefault="009733A9" w:rsidP="009733A9">
      <w:pPr>
        <w:pStyle w:val="Kop2"/>
      </w:pPr>
      <w:bookmarkStart w:id="704" w:name="_Toc465588382"/>
      <w:r>
        <w:t>Speler te laat aanwezig (speelt in eigen groep)</w:t>
      </w:r>
      <w:bookmarkEnd w:id="704"/>
    </w:p>
    <w:p w:rsidR="009733A9" w:rsidRPr="009733A9" w:rsidRDefault="009733A9" w:rsidP="009733A9"/>
    <w:p w:rsidR="009733A9" w:rsidRDefault="009733A9" w:rsidP="009733A9">
      <w:pPr>
        <w:pStyle w:val="Lijstalinea"/>
        <w:numPr>
          <w:ilvl w:val="0"/>
          <w:numId w:val="19"/>
        </w:numPr>
      </w:pPr>
      <w:r>
        <w:t>Meld de speler aanwezig in de linker tabel.</w:t>
      </w:r>
    </w:p>
    <w:p w:rsidR="009733A9" w:rsidRDefault="009733A9" w:rsidP="009733A9">
      <w:pPr>
        <w:pStyle w:val="Lijstalinea"/>
        <w:numPr>
          <w:ilvl w:val="0"/>
          <w:numId w:val="19"/>
        </w:numPr>
      </w:pPr>
      <w:r>
        <w:t>Druk op '1a. Maak wedstrijdgroep'. De getoonde wedstrijdgroep wordt bijgewerkt en de nieuwe speler wordt toegevoegd. Er verandert niets aan de doorschuivers naar een hogere groep en de doorschuivers die uit een lagere groep aan deze groep zijn toegevoegd. Het voorkomen van een trio werkt hierbij dus niet meer.</w:t>
      </w:r>
    </w:p>
    <w:p w:rsidR="009733A9" w:rsidRDefault="009733A9" w:rsidP="009733A9">
      <w:pPr>
        <w:pStyle w:val="Lijstalinea"/>
        <w:numPr>
          <w:ilvl w:val="0"/>
          <w:numId w:val="19"/>
        </w:numPr>
      </w:pPr>
      <w:r>
        <w:t xml:space="preserve">Druk op '1b. Maak speelschema'. Alleen het wedstrijdschema voor deze groep wordt bijgewerkt. Alle andere wedstrijdgroepen en wedstrijdschema's </w:t>
      </w:r>
      <w:del w:id="705" w:author="Meulen van der, Leo L (INT)" w:date="2016-10-30T10:26:00Z">
        <w:r w:rsidDel="00FD7067">
          <w:delText xml:space="preserve">zijn </w:delText>
        </w:r>
      </w:del>
      <w:ins w:id="706" w:author="Meulen van der, Leo L (INT)" w:date="2016-10-30T10:26:00Z">
        <w:r w:rsidR="00FD7067">
          <w:t xml:space="preserve">blijven </w:t>
        </w:r>
      </w:ins>
      <w:r>
        <w:t>onveranderd.</w:t>
      </w:r>
    </w:p>
    <w:p w:rsidR="009733A9" w:rsidRDefault="009733A9" w:rsidP="009733A9">
      <w:pPr>
        <w:pStyle w:val="Lijstalinea"/>
        <w:numPr>
          <w:ilvl w:val="0"/>
          <w:numId w:val="19"/>
        </w:numPr>
      </w:pPr>
      <w:r>
        <w:t>Exporteer het schema opnieuw en print alleen de pagina van deze groep.</w:t>
      </w:r>
    </w:p>
    <w:p w:rsidR="009733A9" w:rsidRDefault="009733A9" w:rsidP="009733A9">
      <w:pPr>
        <w:pStyle w:val="Kop2"/>
      </w:pPr>
      <w:bookmarkStart w:id="707" w:name="_Toc465588383"/>
      <w:r>
        <w:t>Speler te laat aanwezig (speelt in hogere groep)</w:t>
      </w:r>
      <w:bookmarkEnd w:id="707"/>
    </w:p>
    <w:p w:rsidR="009733A9" w:rsidRDefault="009733A9" w:rsidP="009733A9">
      <w:r>
        <w:t>Indien een speler te laat wordt aangemeld en mee moet spelen in een hogere groep:</w:t>
      </w:r>
    </w:p>
    <w:p w:rsidR="009733A9" w:rsidRDefault="009733A9" w:rsidP="009733A9">
      <w:pPr>
        <w:pStyle w:val="Lijstalinea"/>
        <w:numPr>
          <w:ilvl w:val="0"/>
          <w:numId w:val="20"/>
        </w:numPr>
      </w:pPr>
      <w:r>
        <w:t>Meld de speler aanwezig in de linker tabel.</w:t>
      </w:r>
    </w:p>
    <w:p w:rsidR="009733A9" w:rsidRDefault="009733A9" w:rsidP="009733A9">
      <w:pPr>
        <w:pStyle w:val="Lijstalinea"/>
        <w:numPr>
          <w:ilvl w:val="0"/>
          <w:numId w:val="20"/>
        </w:numPr>
      </w:pPr>
      <w:r>
        <w:t>Druk op '1a. Maak wedstrijdgroep'. De getoonde wedstrijdgroep wordt bijgewerkt en de nieuwe speler wordt toegevoegd. Er verandert niets aan de doorschuivers naar een hogere groep en de doorschuivers die uit een lagere groep aan deze groep zijn toegevoegd. Het voorkomen van een trio werkt hierbij dus niet meer.</w:t>
      </w:r>
    </w:p>
    <w:p w:rsidR="009733A9" w:rsidRDefault="009733A9" w:rsidP="009733A9">
      <w:pPr>
        <w:pStyle w:val="Lijstalinea"/>
        <w:numPr>
          <w:ilvl w:val="0"/>
          <w:numId w:val="20"/>
        </w:numPr>
      </w:pPr>
      <w:r>
        <w:t>Klik met de rechtermuisknop op de nieuw toegevoegde speler in de middelste kolom en kies 'Doorschuiven naar hogere groep'.</w:t>
      </w:r>
    </w:p>
    <w:p w:rsidR="009733A9" w:rsidRDefault="009733A9" w:rsidP="009733A9">
      <w:pPr>
        <w:pStyle w:val="Lijstalinea"/>
        <w:numPr>
          <w:ilvl w:val="0"/>
          <w:numId w:val="20"/>
        </w:numPr>
      </w:pPr>
      <w:r>
        <w:t>Wissel tabblad naar de hogere groep en vervolg de stappen zoals hierboven weergegeven.</w:t>
      </w:r>
    </w:p>
    <w:p w:rsidR="009733A9" w:rsidRDefault="009733A9" w:rsidP="009733A9">
      <w:pPr>
        <w:pStyle w:val="Kop2"/>
      </w:pPr>
      <w:bookmarkStart w:id="708" w:name="_Toc465588384"/>
      <w:r>
        <w:t>Andere wedstrijd gespeeld</w:t>
      </w:r>
      <w:bookmarkEnd w:id="708"/>
    </w:p>
    <w:p w:rsidR="009733A9" w:rsidRDefault="009733A9" w:rsidP="009733A9">
      <w:pPr>
        <w:pStyle w:val="Lijstalinea"/>
        <w:numPr>
          <w:ilvl w:val="0"/>
          <w:numId w:val="21"/>
        </w:numPr>
      </w:pPr>
      <w:r>
        <w:t>Open voor de betreffende groep het speelschema beheerscherm '1c. Bewerk speelschema'</w:t>
      </w:r>
    </w:p>
    <w:p w:rsidR="009733A9" w:rsidRDefault="009733A9" w:rsidP="009733A9">
      <w:pPr>
        <w:pStyle w:val="Lijstalinea"/>
        <w:numPr>
          <w:ilvl w:val="0"/>
          <w:numId w:val="21"/>
        </w:numPr>
      </w:pPr>
      <w:r>
        <w:t xml:space="preserve">In dit scherm kunnen wedstrijden aangepast en toegevoegd worden. Er is een contextmenu onder de rechtermuisknop en het is mogelijk spelers te slepen vanuit de </w:t>
      </w:r>
      <w:proofErr w:type="spellStart"/>
      <w:r>
        <w:t>spelerlijst</w:t>
      </w:r>
      <w:proofErr w:type="spellEnd"/>
      <w:r>
        <w:t xml:space="preserve"> naar de wedstrijdlijsten.</w:t>
      </w:r>
    </w:p>
    <w:p w:rsidR="009733A9" w:rsidRDefault="009733A9" w:rsidP="009733A9">
      <w:pPr>
        <w:pStyle w:val="Kop2"/>
      </w:pPr>
      <w:bookmarkStart w:id="709" w:name="_Toc465588385"/>
      <w:r>
        <w:t>Speler toch niet aanwezig</w:t>
      </w:r>
      <w:bookmarkEnd w:id="709"/>
    </w:p>
    <w:p w:rsidR="009733A9" w:rsidRDefault="009733A9" w:rsidP="009733A9">
      <w:r>
        <w:t>Indien er nog niet begonnen is met het spelen van de wedstrijden in de betreffende groep:</w:t>
      </w:r>
    </w:p>
    <w:p w:rsidR="009733A9" w:rsidRDefault="009733A9" w:rsidP="009733A9">
      <w:pPr>
        <w:pStyle w:val="Lijstalinea"/>
        <w:numPr>
          <w:ilvl w:val="0"/>
          <w:numId w:val="22"/>
        </w:numPr>
      </w:pPr>
      <w:r>
        <w:t>Volg dezelfde stappen alsof een speler alsnog aanwezig is alleen dan met het afmelden van een speler.</w:t>
      </w:r>
    </w:p>
    <w:p w:rsidR="009733A9" w:rsidRDefault="009733A9" w:rsidP="009733A9">
      <w:pPr>
        <w:pStyle w:val="Lijstalinea"/>
        <w:numPr>
          <w:ilvl w:val="0"/>
          <w:numId w:val="22"/>
        </w:numPr>
      </w:pPr>
      <w:r>
        <w:t xml:space="preserve">Indien deze speler in een hogere groep speelt, kan deze verwijderd worden vanuit het </w:t>
      </w:r>
      <w:proofErr w:type="spellStart"/>
      <w:r>
        <w:t>contectmenu</w:t>
      </w:r>
      <w:proofErr w:type="spellEnd"/>
      <w:r>
        <w:t xml:space="preserve"> achter de </w:t>
      </w:r>
      <w:proofErr w:type="spellStart"/>
      <w:r>
        <w:t>spelernaam</w:t>
      </w:r>
      <w:proofErr w:type="spellEnd"/>
      <w:r>
        <w:t xml:space="preserve"> in de middelste tabel.</w:t>
      </w:r>
    </w:p>
    <w:p w:rsidR="009733A9" w:rsidRDefault="009733A9" w:rsidP="009733A9">
      <w:pPr>
        <w:pStyle w:val="Kop2"/>
      </w:pPr>
      <w:bookmarkStart w:id="710" w:name="_Toc465588386"/>
      <w:r>
        <w:t>Speler toch niet aanwezig, reglementair verloren</w:t>
      </w:r>
      <w:bookmarkEnd w:id="710"/>
    </w:p>
    <w:p w:rsidR="009733A9" w:rsidRDefault="009733A9" w:rsidP="009733A9">
      <w:pPr>
        <w:pStyle w:val="Lijstalinea"/>
        <w:numPr>
          <w:ilvl w:val="0"/>
          <w:numId w:val="23"/>
        </w:numPr>
      </w:pPr>
      <w:r>
        <w:t>Indien te laat opgemerkt dat een speler niet aanwezig is, verliest hij reglementair beide wedstrijden. Zijn potentiele tegenstanders moeten deze winstpunten wel krijgen, aangezien zij niet de dupe mogen worden van de afwezigheid van een ander.</w:t>
      </w:r>
    </w:p>
    <w:p w:rsidR="009733A9" w:rsidRDefault="009733A9" w:rsidP="009733A9">
      <w:pPr>
        <w:pStyle w:val="Lijstalinea"/>
        <w:numPr>
          <w:ilvl w:val="0"/>
          <w:numId w:val="23"/>
        </w:numPr>
      </w:pPr>
      <w:r>
        <w:t>Vul de wedstrijden in als gewonnen door de wel aanwezige speler. Door resultaten nu te verwerken, krijgen zijn tegenstanders de winstpunten en verliest de afwezige speler.</w:t>
      </w:r>
    </w:p>
    <w:p w:rsidR="009733A9" w:rsidRPr="009733A9" w:rsidRDefault="009733A9" w:rsidP="009733A9">
      <w:pPr>
        <w:pStyle w:val="Lijstalinea"/>
        <w:numPr>
          <w:ilvl w:val="0"/>
          <w:numId w:val="23"/>
        </w:numPr>
      </w:pPr>
      <w:r>
        <w:t xml:space="preserve">Indien er een goede reden is, om de afwezig reglementair afwezig te melden, meld hem dan aanwezig in de linker tabel en laat de wedstrijden staan, gewonnen door de tegenstanders. Als nu de stand bijgewerkt wordt, krijgen zijn tegenstanders de winstpunten maar wordt de afwezige speler afwezig gemeld en krijgt hier de </w:t>
      </w:r>
      <w:del w:id="711" w:author="Meulen van der, Leo L (INT)" w:date="2016-10-30T10:27:00Z">
        <w:r w:rsidDel="00FD7067">
          <w:delText>regelementaire</w:delText>
        </w:r>
      </w:del>
      <w:ins w:id="712" w:author="Meulen van der, Leo L (INT)" w:date="2016-10-30T10:27:00Z">
        <w:r w:rsidR="00FD7067">
          <w:t>reglementaire</w:t>
        </w:r>
      </w:ins>
      <w:r>
        <w:t xml:space="preserve"> punten voor indien dit zijn eerste afwezigheid in een periode betreft.</w:t>
      </w:r>
      <w:ins w:id="713" w:author="Meulen van der, Leo L (INT)" w:date="2016-10-30T10:27:00Z">
        <w:r w:rsidR="00FD7067">
          <w:t xml:space="preserve"> Dit is bijvoorbeeld het geval wanneer een speler per ongeluk door een andere speler is aangemeld. Hij krijgt zijn reglementaire afwezigheidspunten en wordt niet benadeeld door het feit dat hij door een andere speler per ongeluk is aangemeld.</w:t>
        </w:r>
      </w:ins>
    </w:p>
    <w:p w:rsidR="00A75354" w:rsidRDefault="00A75354" w:rsidP="0028190E">
      <w:pPr>
        <w:pStyle w:val="Kop1"/>
        <w:rPr>
          <w:ins w:id="714" w:author="Meulen van der, Leo L (INT)" w:date="2016-10-30T10:19:00Z"/>
        </w:rPr>
      </w:pPr>
      <w:bookmarkStart w:id="715" w:name="_Ref465586305"/>
      <w:bookmarkStart w:id="716" w:name="_Toc465588387"/>
      <w:bookmarkStart w:id="717" w:name="_Ref465232343"/>
      <w:r>
        <w:t>Gebruikersinterface</w:t>
      </w:r>
      <w:bookmarkEnd w:id="715"/>
      <w:bookmarkEnd w:id="716"/>
    </w:p>
    <w:p w:rsidR="00DE7AC4" w:rsidRPr="00FD7067" w:rsidDel="00DE7AC4" w:rsidRDefault="00DE7AC4">
      <w:pPr>
        <w:rPr>
          <w:del w:id="718" w:author="Meulen van der, Leo L (INT)" w:date="2016-10-30T10:19:00Z"/>
        </w:rPr>
        <w:pPrChange w:id="719" w:author="Meulen van der, Leo L (INT)" w:date="2016-10-30T10:19:00Z">
          <w:pPr>
            <w:pStyle w:val="Kop1"/>
          </w:pPr>
        </w:pPrChange>
      </w:pPr>
    </w:p>
    <w:p w:rsidR="00A75354" w:rsidRDefault="00A75354" w:rsidP="00A75354">
      <w:r>
        <w:t>Dit hoofdstuk beschrijft alle interface elementen van de applicatie.</w:t>
      </w:r>
    </w:p>
    <w:p w:rsidR="00A75354" w:rsidRDefault="00A75354" w:rsidP="00A75354">
      <w:pPr>
        <w:pStyle w:val="Kop2"/>
      </w:pPr>
      <w:bookmarkStart w:id="720" w:name="_Toc465588388"/>
      <w:r>
        <w:t>Hoofdscherm</w:t>
      </w:r>
      <w:bookmarkEnd w:id="720"/>
    </w:p>
    <w:p w:rsidR="00A75354" w:rsidDel="00231B7E" w:rsidRDefault="00A75354" w:rsidP="00A75354">
      <w:pPr>
        <w:rPr>
          <w:del w:id="721" w:author="Meulen van der, Leo L (INT)" w:date="2016-10-30T17:04:00Z"/>
        </w:rPr>
      </w:pPr>
      <w:r>
        <w:t>Het hoofdscherm ziet er als volgt uit:</w:t>
      </w:r>
    </w:p>
    <w:p w:rsidR="00A75354" w:rsidRDefault="00A75354" w:rsidP="00A75354">
      <w:pPr>
        <w:rPr>
          <w:ins w:id="722" w:author="Meulen van der, Leo L (INT)" w:date="2016-10-30T17:04:00Z"/>
        </w:rPr>
      </w:pPr>
      <w:del w:id="723" w:author="Meulen van der, Leo L (INT)" w:date="2016-10-30T17:04:00Z">
        <w:r w:rsidDel="00231B7E">
          <w:rPr>
            <w:noProof/>
          </w:rPr>
          <w:drawing>
            <wp:inline distT="0" distB="0" distL="0" distR="0" wp14:anchorId="40DC9667" wp14:editId="6982CADA">
              <wp:extent cx="5220335" cy="3041015"/>
              <wp:effectExtent l="0" t="0" r="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20335" cy="3041015"/>
                      </a:xfrm>
                      <a:prstGeom prst="rect">
                        <a:avLst/>
                      </a:prstGeom>
                    </pic:spPr>
                  </pic:pic>
                </a:graphicData>
              </a:graphic>
            </wp:inline>
          </w:drawing>
        </w:r>
      </w:del>
    </w:p>
    <w:p w:rsidR="001635EB" w:rsidRDefault="00231B7E" w:rsidP="00A75354">
      <w:r>
        <w:rPr>
          <w:noProof/>
        </w:rPr>
        <mc:AlternateContent>
          <mc:Choice Requires="wps">
            <w:drawing>
              <wp:anchor distT="0" distB="0" distL="114300" distR="114300" simplePos="0" relativeHeight="251717632" behindDoc="0" locked="0" layoutInCell="1" allowOverlap="1" wp14:anchorId="36D34DE1" wp14:editId="635F936B">
                <wp:simplePos x="0" y="0"/>
                <wp:positionH relativeFrom="column">
                  <wp:posOffset>4006850</wp:posOffset>
                </wp:positionH>
                <wp:positionV relativeFrom="paragraph">
                  <wp:posOffset>2042795</wp:posOffset>
                </wp:positionV>
                <wp:extent cx="282575" cy="257175"/>
                <wp:effectExtent l="0" t="0" r="0" b="0"/>
                <wp:wrapNone/>
                <wp:docPr id="24" name="Tekstvak 24"/>
                <wp:cNvGraphicFramePr/>
                <a:graphic xmlns:a="http://schemas.openxmlformats.org/drawingml/2006/main">
                  <a:graphicData uri="http://schemas.microsoft.com/office/word/2010/wordprocessingShape">
                    <wps:wsp>
                      <wps:cNvSpPr txBox="1"/>
                      <wps:spPr>
                        <a:xfrm>
                          <a:off x="0" y="0"/>
                          <a:ext cx="282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7AC4" w:rsidRDefault="00DE7AC4" w:rsidP="00A75354">
                            <w: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4" o:spid="_x0000_s1036" type="#_x0000_t202" style="position:absolute;margin-left:315.5pt;margin-top:160.85pt;width:22.25pt;height:20.25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" filled="f" stroked="f" strokeweight=".5pt">
                <v:textbox>
                  <w:txbxContent>
                    <w:p w:rsidR="00DE7AC4" w:rsidRDefault="00DE7AC4" w:rsidP="00A75354">
                      <w:r>
                        <w:t>F</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626A32FD" wp14:editId="1F330D12">
                <wp:simplePos x="0" y="0"/>
                <wp:positionH relativeFrom="column">
                  <wp:posOffset>2416175</wp:posOffset>
                </wp:positionH>
                <wp:positionV relativeFrom="paragraph">
                  <wp:posOffset>2042795</wp:posOffset>
                </wp:positionV>
                <wp:extent cx="290195" cy="257175"/>
                <wp:effectExtent l="0" t="0" r="0" b="0"/>
                <wp:wrapNone/>
                <wp:docPr id="23" name="Tekstvak 23"/>
                <wp:cNvGraphicFramePr/>
                <a:graphic xmlns:a="http://schemas.openxmlformats.org/drawingml/2006/main">
                  <a:graphicData uri="http://schemas.microsoft.com/office/word/2010/wordprocessingShape">
                    <wps:wsp>
                      <wps:cNvSpPr txBox="1"/>
                      <wps:spPr>
                        <a:xfrm>
                          <a:off x="0" y="0"/>
                          <a:ext cx="29019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7AC4" w:rsidRDefault="00DE7AC4" w:rsidP="00A75354">
                            <w: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3" o:spid="_x0000_s1037" type="#_x0000_t202" style="position:absolute;margin-left:190.25pt;margin-top:160.85pt;width:22.85pt;height:20.25pt;z-index:251715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" filled="f" stroked="f" strokeweight=".5pt">
                <v:textbox>
                  <w:txbxContent>
                    <w:p w:rsidR="00DE7AC4" w:rsidRDefault="00DE7AC4" w:rsidP="00A75354">
                      <w:r>
                        <w:t>E</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68A3E15A" wp14:editId="72091B53">
                <wp:simplePos x="0" y="0"/>
                <wp:positionH relativeFrom="column">
                  <wp:posOffset>854075</wp:posOffset>
                </wp:positionH>
                <wp:positionV relativeFrom="paragraph">
                  <wp:posOffset>2042795</wp:posOffset>
                </wp:positionV>
                <wp:extent cx="298450" cy="257175"/>
                <wp:effectExtent l="0" t="0" r="0" b="0"/>
                <wp:wrapNone/>
                <wp:docPr id="22" name="Tekstvak 22"/>
                <wp:cNvGraphicFramePr/>
                <a:graphic xmlns:a="http://schemas.openxmlformats.org/drawingml/2006/main">
                  <a:graphicData uri="http://schemas.microsoft.com/office/word/2010/wordprocessingShape">
                    <wps:wsp>
                      <wps:cNvSpPr txBox="1"/>
                      <wps:spPr>
                        <a:xfrm>
                          <a:off x="0" y="0"/>
                          <a:ext cx="2984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7AC4" w:rsidRDefault="00DE7AC4" w:rsidP="00A75354">
                            <w: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2" o:spid="_x0000_s1038" type="#_x0000_t202" style="position:absolute;margin-left:67.25pt;margin-top:160.85pt;width:23.5pt;height:20.25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" filled="f" stroked="f" strokeweight=".5pt">
                <v:textbox>
                  <w:txbxContent>
                    <w:p w:rsidR="00DE7AC4" w:rsidRDefault="00DE7AC4" w:rsidP="00A75354">
                      <w:r>
                        <w:t>D</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DFFA246" wp14:editId="33012D13">
                <wp:simplePos x="0" y="0"/>
                <wp:positionH relativeFrom="column">
                  <wp:posOffset>1270</wp:posOffset>
                </wp:positionH>
                <wp:positionV relativeFrom="paragraph">
                  <wp:posOffset>80645</wp:posOffset>
                </wp:positionV>
                <wp:extent cx="942975" cy="142875"/>
                <wp:effectExtent l="0" t="0" r="28575" b="28575"/>
                <wp:wrapNone/>
                <wp:docPr id="11" name="Rechthoek 11"/>
                <wp:cNvGraphicFramePr/>
                <a:graphic xmlns:a="http://schemas.openxmlformats.org/drawingml/2006/main">
                  <a:graphicData uri="http://schemas.microsoft.com/office/word/2010/wordprocessingShape">
                    <wps:wsp>
                      <wps:cNvSpPr/>
                      <wps:spPr>
                        <a:xfrm>
                          <a:off x="0" y="0"/>
                          <a:ext cx="942975" cy="142875"/>
                        </a:xfrm>
                        <a:prstGeom prst="rect">
                          <a:avLst/>
                        </a:prstGeom>
                        <a:no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11" o:spid="_x0000_s1026" style="position:absolute;margin-left:.1pt;margin-top:6.35pt;width:74.25pt;height:11.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" filled="f" strokecolor="#fe8637 [3204]" strokeweight="2pt"/>
            </w:pict>
          </mc:Fallback>
        </mc:AlternateContent>
      </w:r>
      <w:r>
        <w:rPr>
          <w:noProof/>
        </w:rPr>
        <mc:AlternateContent>
          <mc:Choice Requires="wps">
            <w:drawing>
              <wp:anchor distT="0" distB="0" distL="114300" distR="114300" simplePos="0" relativeHeight="251698176" behindDoc="0" locked="0" layoutInCell="1" allowOverlap="1" wp14:anchorId="04D3ECF6" wp14:editId="5136566F">
                <wp:simplePos x="0" y="0"/>
                <wp:positionH relativeFrom="column">
                  <wp:posOffset>153670</wp:posOffset>
                </wp:positionH>
                <wp:positionV relativeFrom="paragraph">
                  <wp:posOffset>233045</wp:posOffset>
                </wp:positionV>
                <wp:extent cx="4886325" cy="190500"/>
                <wp:effectExtent l="0" t="0" r="28575" b="19050"/>
                <wp:wrapNone/>
                <wp:docPr id="12" name="Rechthoek 12"/>
                <wp:cNvGraphicFramePr/>
                <a:graphic xmlns:a="http://schemas.openxmlformats.org/drawingml/2006/main">
                  <a:graphicData uri="http://schemas.microsoft.com/office/word/2010/wordprocessingShape">
                    <wps:wsp>
                      <wps:cNvSpPr/>
                      <wps:spPr>
                        <a:xfrm>
                          <a:off x="0" y="0"/>
                          <a:ext cx="4886325" cy="190500"/>
                        </a:xfrm>
                        <a:prstGeom prst="rect">
                          <a:avLst/>
                        </a:prstGeom>
                        <a:noFill/>
                        <a:ln>
                          <a:solidFill>
                            <a:schemeClr val="tx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2" o:spid="_x0000_s1026" style="position:absolute;margin-left:12.1pt;margin-top:18.35pt;width:384.75pt;height: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" filled="f" strokecolor="#575f6d [3215]" strokeweight="2pt"/>
            </w:pict>
          </mc:Fallback>
        </mc:AlternateContent>
      </w:r>
      <w:r>
        <w:rPr>
          <w:noProof/>
        </w:rPr>
        <mc:AlternateContent>
          <mc:Choice Requires="wps">
            <w:drawing>
              <wp:anchor distT="0" distB="0" distL="114300" distR="114300" simplePos="0" relativeHeight="251700224" behindDoc="0" locked="0" layoutInCell="1" allowOverlap="1" wp14:anchorId="74AE7252" wp14:editId="6364B3C4">
                <wp:simplePos x="0" y="0"/>
                <wp:positionH relativeFrom="column">
                  <wp:posOffset>306070</wp:posOffset>
                </wp:positionH>
                <wp:positionV relativeFrom="paragraph">
                  <wp:posOffset>385445</wp:posOffset>
                </wp:positionV>
                <wp:extent cx="2971800" cy="190500"/>
                <wp:effectExtent l="0" t="0" r="19050" b="19050"/>
                <wp:wrapNone/>
                <wp:docPr id="13" name="Rechthoek 13"/>
                <wp:cNvGraphicFramePr/>
                <a:graphic xmlns:a="http://schemas.openxmlformats.org/drawingml/2006/main">
                  <a:graphicData uri="http://schemas.microsoft.com/office/word/2010/wordprocessingShape">
                    <wps:wsp>
                      <wps:cNvSpPr/>
                      <wps:spPr>
                        <a:xfrm>
                          <a:off x="0" y="0"/>
                          <a:ext cx="2971800" cy="190500"/>
                        </a:xfrm>
                        <a:prstGeom prst="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3" o:spid="_x0000_s1026" style="position:absolute;margin-left:24.1pt;margin-top:30.35pt;width:234pt;height: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" filled="f" strokecolor="#00b050" strokeweight="2pt"/>
            </w:pict>
          </mc:Fallback>
        </mc:AlternateContent>
      </w:r>
      <w:r>
        <w:rPr>
          <w:noProof/>
        </w:rPr>
        <mc:AlternateContent>
          <mc:Choice Requires="wps">
            <w:drawing>
              <wp:anchor distT="0" distB="0" distL="114300" distR="114300" simplePos="0" relativeHeight="251704320" behindDoc="0" locked="0" layoutInCell="1" allowOverlap="1" wp14:anchorId="28297E06" wp14:editId="5AD47E99">
                <wp:simplePos x="0" y="0"/>
                <wp:positionH relativeFrom="column">
                  <wp:posOffset>1839595</wp:posOffset>
                </wp:positionH>
                <wp:positionV relativeFrom="paragraph">
                  <wp:posOffset>680085</wp:posOffset>
                </wp:positionV>
                <wp:extent cx="1533525" cy="2333625"/>
                <wp:effectExtent l="0" t="0" r="28575" b="28575"/>
                <wp:wrapNone/>
                <wp:docPr id="17" name="Rechthoek 17"/>
                <wp:cNvGraphicFramePr/>
                <a:graphic xmlns:a="http://schemas.openxmlformats.org/drawingml/2006/main">
                  <a:graphicData uri="http://schemas.microsoft.com/office/word/2010/wordprocessingShape">
                    <wps:wsp>
                      <wps:cNvSpPr/>
                      <wps:spPr>
                        <a:xfrm>
                          <a:off x="0" y="0"/>
                          <a:ext cx="1533525" cy="2333625"/>
                        </a:xfrm>
                        <a:prstGeom prst="rect">
                          <a:avLst/>
                        </a:prstGeom>
                        <a:noFill/>
                        <a:ln>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7" o:spid="_x0000_s1026" style="position:absolute;margin-left:144.85pt;margin-top:53.55pt;width:120.75pt;height:183.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" filled="f" strokecolor="yellow" strokeweight="2pt"/>
            </w:pict>
          </mc:Fallback>
        </mc:AlternateContent>
      </w:r>
      <w:r>
        <w:rPr>
          <w:noProof/>
        </w:rPr>
        <mc:AlternateContent>
          <mc:Choice Requires="wps">
            <w:drawing>
              <wp:anchor distT="0" distB="0" distL="114300" distR="114300" simplePos="0" relativeHeight="251706368" behindDoc="0" locked="0" layoutInCell="1" allowOverlap="1" wp14:anchorId="4C5A86A2" wp14:editId="47EBE086">
                <wp:simplePos x="0" y="0"/>
                <wp:positionH relativeFrom="column">
                  <wp:posOffset>3401695</wp:posOffset>
                </wp:positionH>
                <wp:positionV relativeFrom="paragraph">
                  <wp:posOffset>680085</wp:posOffset>
                </wp:positionV>
                <wp:extent cx="1533525" cy="2333625"/>
                <wp:effectExtent l="0" t="0" r="28575" b="28575"/>
                <wp:wrapNone/>
                <wp:docPr id="18" name="Rechthoek 18"/>
                <wp:cNvGraphicFramePr/>
                <a:graphic xmlns:a="http://schemas.openxmlformats.org/drawingml/2006/main">
                  <a:graphicData uri="http://schemas.microsoft.com/office/word/2010/wordprocessingShape">
                    <wps:wsp>
                      <wps:cNvSpPr/>
                      <wps:spPr>
                        <a:xfrm>
                          <a:off x="0" y="0"/>
                          <a:ext cx="1533525" cy="2333625"/>
                        </a:xfrm>
                        <a:prstGeom prst="rect">
                          <a:avLst/>
                        </a:prstGeom>
                        <a:noFill/>
                        <a:ln>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8" o:spid="_x0000_s1026" style="position:absolute;margin-left:267.85pt;margin-top:53.55pt;width:120.75pt;height:18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" filled="f" strokecolor="#7030a0" strokeweight="2pt"/>
            </w:pict>
          </mc:Fallback>
        </mc:AlternateContent>
      </w:r>
      <w:r>
        <w:rPr>
          <w:noProof/>
        </w:rPr>
        <mc:AlternateContent>
          <mc:Choice Requires="wps">
            <w:drawing>
              <wp:anchor distT="0" distB="0" distL="114300" distR="114300" simplePos="0" relativeHeight="251702272" behindDoc="0" locked="0" layoutInCell="1" allowOverlap="1" wp14:anchorId="2583EED3" wp14:editId="516DE786">
                <wp:simplePos x="0" y="0"/>
                <wp:positionH relativeFrom="column">
                  <wp:posOffset>277495</wp:posOffset>
                </wp:positionH>
                <wp:positionV relativeFrom="paragraph">
                  <wp:posOffset>680085</wp:posOffset>
                </wp:positionV>
                <wp:extent cx="1533525" cy="2333625"/>
                <wp:effectExtent l="0" t="0" r="28575" b="28575"/>
                <wp:wrapNone/>
                <wp:docPr id="16" name="Rechthoek 16"/>
                <wp:cNvGraphicFramePr/>
                <a:graphic xmlns:a="http://schemas.openxmlformats.org/drawingml/2006/main">
                  <a:graphicData uri="http://schemas.microsoft.com/office/word/2010/wordprocessingShape">
                    <wps:wsp>
                      <wps:cNvSpPr/>
                      <wps:spPr>
                        <a:xfrm>
                          <a:off x="0" y="0"/>
                          <a:ext cx="1533525" cy="23336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6" o:spid="_x0000_s1026" style="position:absolute;margin-left:21.85pt;margin-top:53.55pt;width:120.75pt;height:183.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" filled="f" strokecolor="red" strokeweight="2pt"/>
            </w:pict>
          </mc:Fallback>
        </mc:AlternateContent>
      </w:r>
      <w:r>
        <w:rPr>
          <w:noProof/>
        </w:rPr>
        <mc:AlternateContent>
          <mc:Choice Requires="wps">
            <w:drawing>
              <wp:anchor distT="0" distB="0" distL="114300" distR="114300" simplePos="0" relativeHeight="251707392" behindDoc="0" locked="0" layoutInCell="1" allowOverlap="1" wp14:anchorId="612BDF8F" wp14:editId="6B2C6DC7">
                <wp:simplePos x="0" y="0"/>
                <wp:positionH relativeFrom="column">
                  <wp:posOffset>-212725</wp:posOffset>
                </wp:positionH>
                <wp:positionV relativeFrom="paragraph">
                  <wp:posOffset>33020</wp:posOffset>
                </wp:positionV>
                <wp:extent cx="914400" cy="257175"/>
                <wp:effectExtent l="0" t="0" r="0" b="0"/>
                <wp:wrapNone/>
                <wp:docPr id="19" name="Tekstvak 19"/>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7AC4" w:rsidRDefault="00DE7AC4">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19" o:spid="_x0000_s1039" type="#_x0000_t202" style="position:absolute;margin-left:-16.75pt;margin-top:2.6pt;width:1in;height:20.25pt;z-index:251707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" filled="f" stroked="f" strokeweight=".5pt">
                <v:textbox>
                  <w:txbxContent>
                    <w:p w:rsidR="00DE7AC4" w:rsidRDefault="00DE7AC4">
                      <w:r>
                        <w:t>A</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6C80DC72" wp14:editId="2695F3C2">
                <wp:simplePos x="0" y="0"/>
                <wp:positionH relativeFrom="column">
                  <wp:posOffset>-60325</wp:posOffset>
                </wp:positionH>
                <wp:positionV relativeFrom="paragraph">
                  <wp:posOffset>204470</wp:posOffset>
                </wp:positionV>
                <wp:extent cx="914400" cy="257175"/>
                <wp:effectExtent l="0" t="0" r="0" b="0"/>
                <wp:wrapNone/>
                <wp:docPr id="20" name="Tekstvak 20"/>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7AC4" w:rsidRDefault="00DE7AC4" w:rsidP="00A75354">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0" o:spid="_x0000_s1040" type="#_x0000_t202" style="position:absolute;margin-left:-4.75pt;margin-top:16.1pt;width:1in;height:20.25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" filled="f" stroked="f" strokeweight=".5pt">
                <v:textbox>
                  <w:txbxContent>
                    <w:p w:rsidR="00DE7AC4" w:rsidRDefault="00DE7AC4" w:rsidP="00A75354">
                      <w:r>
                        <w:t>B</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6BE69BB0" wp14:editId="08EFA45B">
                <wp:simplePos x="0" y="0"/>
                <wp:positionH relativeFrom="column">
                  <wp:posOffset>82550</wp:posOffset>
                </wp:positionH>
                <wp:positionV relativeFrom="paragraph">
                  <wp:posOffset>375920</wp:posOffset>
                </wp:positionV>
                <wp:extent cx="914400" cy="257175"/>
                <wp:effectExtent l="0" t="0" r="0" b="0"/>
                <wp:wrapNone/>
                <wp:docPr id="21" name="Tekstvak 21"/>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7AC4" w:rsidRDefault="00DE7AC4" w:rsidP="00A75354">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1" o:spid="_x0000_s1041" type="#_x0000_t202" style="position:absolute;margin-left:6.5pt;margin-top:29.6pt;width:1in;height:20.25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" filled="f" stroked="f" strokeweight=".5pt">
                <v:textbox>
                  <w:txbxContent>
                    <w:p w:rsidR="00DE7AC4" w:rsidRDefault="00DE7AC4" w:rsidP="00A75354">
                      <w:r>
                        <w:t>C</w:t>
                      </w:r>
                    </w:p>
                  </w:txbxContent>
                </v:textbox>
              </v:shape>
            </w:pict>
          </mc:Fallback>
        </mc:AlternateContent>
      </w:r>
      <w:ins w:id="724" w:author="Meulen van der, Leo L (INT)" w:date="2016-10-30T17:04:00Z">
        <w:r w:rsidR="001635EB">
          <w:rPr>
            <w:noProof/>
          </w:rPr>
          <w:drawing>
            <wp:inline distT="0" distB="0" distL="0" distR="0" wp14:anchorId="6FF05FA1" wp14:editId="4EFD3E19">
              <wp:extent cx="5220335" cy="3041403"/>
              <wp:effectExtent l="0" t="0" r="0" b="6985"/>
              <wp:docPr id="105" name="Afbeelding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20335" cy="3041403"/>
                      </a:xfrm>
                      <a:prstGeom prst="rect">
                        <a:avLst/>
                      </a:prstGeom>
                    </pic:spPr>
                  </pic:pic>
                </a:graphicData>
              </a:graphic>
            </wp:inline>
          </w:drawing>
        </w:r>
      </w:ins>
    </w:p>
    <w:p w:rsidR="00A75354" w:rsidRDefault="00A75354" w:rsidP="00A75354">
      <w:r>
        <w:t>Het scherm bestaan uit de volgende elementen:</w:t>
      </w:r>
    </w:p>
    <w:p w:rsidR="00A75354" w:rsidRDefault="00A75354" w:rsidP="00A75354">
      <w:pPr>
        <w:pStyle w:val="Lijstalinea"/>
        <w:numPr>
          <w:ilvl w:val="0"/>
          <w:numId w:val="16"/>
        </w:numPr>
      </w:pPr>
      <w:r>
        <w:t>Menu</w:t>
      </w:r>
    </w:p>
    <w:p w:rsidR="00A75354" w:rsidRDefault="00A75354" w:rsidP="00A75354">
      <w:pPr>
        <w:pStyle w:val="Lijstalinea"/>
        <w:numPr>
          <w:ilvl w:val="0"/>
          <w:numId w:val="16"/>
        </w:numPr>
      </w:pPr>
      <w:r>
        <w:t>Knoppenbalk</w:t>
      </w:r>
    </w:p>
    <w:p w:rsidR="00A75354" w:rsidRDefault="00A75354" w:rsidP="00A75354">
      <w:pPr>
        <w:pStyle w:val="Lijstalinea"/>
        <w:numPr>
          <w:ilvl w:val="0"/>
          <w:numId w:val="16"/>
        </w:numPr>
      </w:pPr>
      <w:r>
        <w:t>Groepstabs</w:t>
      </w:r>
    </w:p>
    <w:p w:rsidR="00A75354" w:rsidRDefault="00A75354" w:rsidP="00A75354">
      <w:pPr>
        <w:pStyle w:val="Lijstalinea"/>
        <w:numPr>
          <w:ilvl w:val="0"/>
          <w:numId w:val="16"/>
        </w:numPr>
      </w:pPr>
      <w:r>
        <w:t>Groepsindeling</w:t>
      </w:r>
    </w:p>
    <w:p w:rsidR="00A75354" w:rsidRDefault="00A75354" w:rsidP="00A75354">
      <w:pPr>
        <w:pStyle w:val="Lijstalinea"/>
        <w:numPr>
          <w:ilvl w:val="0"/>
          <w:numId w:val="16"/>
        </w:numPr>
      </w:pPr>
      <w:r>
        <w:t>Wedstrijdgroep</w:t>
      </w:r>
    </w:p>
    <w:p w:rsidR="00A75354" w:rsidRPr="00A75354" w:rsidRDefault="00A75354" w:rsidP="00A75354">
      <w:pPr>
        <w:pStyle w:val="Lijstalinea"/>
        <w:numPr>
          <w:ilvl w:val="0"/>
          <w:numId w:val="16"/>
        </w:numPr>
      </w:pPr>
      <w:r>
        <w:t>Wedstrijden</w:t>
      </w:r>
    </w:p>
    <w:p w:rsidR="00A75354" w:rsidRDefault="00A75354" w:rsidP="00A75354">
      <w:pPr>
        <w:pStyle w:val="Kop2"/>
      </w:pPr>
      <w:bookmarkStart w:id="725" w:name="_Toc465588389"/>
      <w:r>
        <w:t>Knoppenbalk</w:t>
      </w:r>
      <w:bookmarkEnd w:id="725"/>
    </w:p>
    <w:p w:rsidR="00D479B1" w:rsidRDefault="00D479B1" w:rsidP="00D479B1">
      <w:r>
        <w:t>De knoppenbalk geeft toegang tot de volgende functies:</w:t>
      </w:r>
    </w:p>
    <w:p w:rsidR="00D479B1" w:rsidRPr="00D479B1" w:rsidRDefault="00D479B1" w:rsidP="00D479B1">
      <w:r>
        <w:rPr>
          <w:noProof/>
        </w:rPr>
        <w:drawing>
          <wp:inline distT="0" distB="0" distL="0" distR="0" wp14:anchorId="7C4A54A2" wp14:editId="4A9DD76B">
            <wp:extent cx="6064394" cy="27622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922" t="7837" r="8877" b="85266"/>
                    <a:stretch/>
                  </pic:blipFill>
                  <pic:spPr bwMode="auto">
                    <a:xfrm>
                      <a:off x="0" y="0"/>
                      <a:ext cx="6069459" cy="276456"/>
                    </a:xfrm>
                    <a:prstGeom prst="rect">
                      <a:avLst/>
                    </a:prstGeom>
                    <a:ln>
                      <a:noFill/>
                    </a:ln>
                    <a:extLst>
                      <a:ext uri="{53640926-AAD7-44D8-BBD7-CCE9431645EC}">
                        <a14:shadowObscured xmlns:a14="http://schemas.microsoft.com/office/drawing/2010/main"/>
                      </a:ext>
                    </a:extLst>
                  </pic:spPr>
                </pic:pic>
              </a:graphicData>
            </a:graphic>
          </wp:inline>
        </w:drawing>
      </w:r>
    </w:p>
    <w:p w:rsidR="00D479B1" w:rsidRDefault="00D479B1" w:rsidP="00D479B1">
      <w:pPr>
        <w:pStyle w:val="Lijstalinea"/>
        <w:numPr>
          <w:ilvl w:val="0"/>
          <w:numId w:val="17"/>
        </w:numPr>
      </w:pPr>
      <w:r>
        <w:t xml:space="preserve">Auto – Automatische wedstrijdindeling aan/uit zetten. Indien deze aan staat, is deze </w:t>
      </w:r>
      <w:del w:id="726" w:author="Meulen van der, Leo L (INT)" w:date="2016-10-30T10:52:00Z">
        <w:r w:rsidDel="00CF2AFA">
          <w:delText xml:space="preserve">groep </w:delText>
        </w:r>
      </w:del>
      <w:ins w:id="727" w:author="Meulen van der, Leo L (INT)" w:date="2016-10-30T10:52:00Z">
        <w:r w:rsidR="00CF2AFA">
          <w:t xml:space="preserve">knop </w:t>
        </w:r>
      </w:ins>
      <w:r>
        <w:t>donkergroen en de knoppen van de acties die automatisch worden uitgevoerd zijn lichtgroen.</w:t>
      </w:r>
    </w:p>
    <w:p w:rsidR="00D479B1" w:rsidRDefault="00D479B1" w:rsidP="00D479B1">
      <w:pPr>
        <w:pStyle w:val="Lijstalinea"/>
        <w:numPr>
          <w:ilvl w:val="0"/>
          <w:numId w:val="17"/>
        </w:numPr>
      </w:pPr>
      <w:r>
        <w:t xml:space="preserve">1a. Maak wedstrijdgroep – Maak voor de huidige groep (geselecteerde tabblad) de wedstrijdgroep. Deze bestaat uit de aanwezige spelers van deze groep, mits niet doorgeschoven, en de doorgeschoven spelers van de lagere groep. Deze knop bepaalt de doorschuivers niet opnieuw. Deze blijven zoals door het automatisch algoritme bepaalt, maar kunnen </w:t>
      </w:r>
      <w:del w:id="728" w:author="Meulen van der, Leo L (INT)" w:date="2016-10-30T10:53:00Z">
        <w:r w:rsidDel="00CF2AFA">
          <w:delText>handmatg</w:delText>
        </w:r>
      </w:del>
      <w:ins w:id="729" w:author="Meulen van der, Leo L (INT)" w:date="2016-10-30T10:53:00Z">
        <w:r w:rsidR="00CF2AFA">
          <w:t>handmatig</w:t>
        </w:r>
      </w:ins>
      <w:r>
        <w:t xml:space="preserve"> in deze tabel wel worden aangepast (zie </w:t>
      </w:r>
      <w:r w:rsidRPr="00D479B1">
        <w:rPr>
          <w:i/>
          <w:color w:val="3667C3" w:themeColor="accent2" w:themeShade="BF"/>
        </w:rPr>
        <w:fldChar w:fldCharType="begin"/>
      </w:r>
      <w:r w:rsidRPr="00D479B1">
        <w:rPr>
          <w:i/>
          <w:color w:val="3667C3" w:themeColor="accent2" w:themeShade="BF"/>
        </w:rPr>
        <w:instrText xml:space="preserve"> REF _Ref465263924 \h  \* MERGEFORMAT </w:instrText>
      </w:r>
      <w:r w:rsidRPr="00D479B1">
        <w:rPr>
          <w:i/>
          <w:color w:val="3667C3" w:themeColor="accent2" w:themeShade="BF"/>
        </w:rPr>
      </w:r>
      <w:r w:rsidRPr="00D479B1">
        <w:rPr>
          <w:i/>
          <w:color w:val="3667C3" w:themeColor="accent2" w:themeShade="BF"/>
        </w:rPr>
        <w:fldChar w:fldCharType="separate"/>
      </w:r>
      <w:r w:rsidR="009733A9" w:rsidRPr="009733A9">
        <w:rPr>
          <w:i/>
          <w:color w:val="3667C3" w:themeColor="accent2" w:themeShade="BF"/>
        </w:rPr>
        <w:t>Wedstrijdgroepen</w:t>
      </w:r>
      <w:r w:rsidRPr="00D479B1">
        <w:rPr>
          <w:i/>
          <w:color w:val="3667C3" w:themeColor="accent2" w:themeShade="BF"/>
        </w:rPr>
        <w:fldChar w:fldCharType="end"/>
      </w:r>
      <w:r>
        <w:t>)</w:t>
      </w:r>
    </w:p>
    <w:p w:rsidR="00D479B1" w:rsidRDefault="00D479B1" w:rsidP="00D479B1">
      <w:pPr>
        <w:pStyle w:val="Lijstalinea"/>
        <w:numPr>
          <w:ilvl w:val="0"/>
          <w:numId w:val="17"/>
        </w:numPr>
      </w:pPr>
      <w:r>
        <w:t xml:space="preserve">1b. Maak speelschema – Maak voor de huidige groep het wedstrijdschema, gebaseerd op de wedstrijdgroep. Alleen de wedstrijden voor de geselecteerde groep worden gemaakt. </w:t>
      </w:r>
    </w:p>
    <w:p w:rsidR="00D479B1" w:rsidRDefault="00D479B1" w:rsidP="00D479B1">
      <w:pPr>
        <w:pStyle w:val="Lijstalinea"/>
        <w:numPr>
          <w:ilvl w:val="0"/>
          <w:numId w:val="17"/>
        </w:numPr>
      </w:pPr>
      <w:r>
        <w:t xml:space="preserve">1c. Bewerk speelschema – Indien </w:t>
      </w:r>
      <w:del w:id="730" w:author="Meulen van der, Leo L (INT)" w:date="2016-10-30T10:53:00Z">
        <w:r w:rsidDel="00CF2AFA">
          <w:delText>er behoefte is</w:delText>
        </w:r>
      </w:del>
      <w:ins w:id="731" w:author="Meulen van der, Leo L (INT)" w:date="2016-10-30T10:53:00Z">
        <w:r w:rsidR="00CF2AFA">
          <w:t>nodig</w:t>
        </w:r>
      </w:ins>
      <w:r>
        <w:t xml:space="preserve">, kan het wedstrijdschema worden aangepast (zie </w:t>
      </w:r>
      <w:r w:rsidRPr="00D479B1">
        <w:rPr>
          <w:i/>
          <w:color w:val="3667C3" w:themeColor="accent2" w:themeShade="BF"/>
        </w:rPr>
        <w:fldChar w:fldCharType="begin"/>
      </w:r>
      <w:r w:rsidRPr="00D479B1">
        <w:rPr>
          <w:i/>
          <w:color w:val="3667C3" w:themeColor="accent2" w:themeShade="BF"/>
        </w:rPr>
        <w:instrText xml:space="preserve"> REF _Ref465232385 \h  \* MERGEFORMAT </w:instrText>
      </w:r>
      <w:r w:rsidRPr="00D479B1">
        <w:rPr>
          <w:i/>
          <w:color w:val="3667C3" w:themeColor="accent2" w:themeShade="BF"/>
        </w:rPr>
      </w:r>
      <w:r w:rsidRPr="00D479B1">
        <w:rPr>
          <w:i/>
          <w:color w:val="3667C3" w:themeColor="accent2" w:themeShade="BF"/>
        </w:rPr>
        <w:fldChar w:fldCharType="separate"/>
      </w:r>
      <w:r w:rsidR="009733A9" w:rsidRPr="009733A9">
        <w:rPr>
          <w:i/>
          <w:color w:val="3667C3" w:themeColor="accent2" w:themeShade="BF"/>
        </w:rPr>
        <w:t>Beheer van wedstrijden</w:t>
      </w:r>
      <w:r w:rsidRPr="00D479B1">
        <w:rPr>
          <w:i/>
          <w:color w:val="3667C3" w:themeColor="accent2" w:themeShade="BF"/>
        </w:rPr>
        <w:fldChar w:fldCharType="end"/>
      </w:r>
      <w:r>
        <w:t>)</w:t>
      </w:r>
    </w:p>
    <w:p w:rsidR="00D479B1" w:rsidRDefault="00D479B1" w:rsidP="00D479B1">
      <w:pPr>
        <w:pStyle w:val="Lijstalinea"/>
        <w:numPr>
          <w:ilvl w:val="0"/>
          <w:numId w:val="17"/>
        </w:numPr>
      </w:pPr>
      <w:r>
        <w:t>2. Export – Exporteer de wedstrijden naar het Excel bestand. Na exporteren wordt dit bestand automatisch geopend.</w:t>
      </w:r>
    </w:p>
    <w:p w:rsidR="00D479B1" w:rsidRDefault="00D479B1" w:rsidP="00D479B1">
      <w:pPr>
        <w:pStyle w:val="Lijstalinea"/>
        <w:numPr>
          <w:ilvl w:val="0"/>
          <w:numId w:val="17"/>
        </w:numPr>
      </w:pPr>
      <w:r>
        <w:t xml:space="preserve">3a. Uitslagen – Voer de uitslagen voor de wedstrijden in de ze groep in, zie </w:t>
      </w:r>
      <w:r w:rsidRPr="00D479B1">
        <w:rPr>
          <w:i/>
          <w:color w:val="3667C3" w:themeColor="accent2" w:themeShade="BF"/>
        </w:rPr>
        <w:fldChar w:fldCharType="begin"/>
      </w:r>
      <w:r w:rsidRPr="00D479B1">
        <w:rPr>
          <w:i/>
          <w:color w:val="3667C3" w:themeColor="accent2" w:themeShade="BF"/>
        </w:rPr>
        <w:instrText xml:space="preserve"> REF _Ref465264100 \h  \* MERGEFORMAT </w:instrText>
      </w:r>
      <w:r w:rsidRPr="00D479B1">
        <w:rPr>
          <w:i/>
          <w:color w:val="3667C3" w:themeColor="accent2" w:themeShade="BF"/>
        </w:rPr>
      </w:r>
      <w:r w:rsidRPr="00D479B1">
        <w:rPr>
          <w:i/>
          <w:color w:val="3667C3" w:themeColor="accent2" w:themeShade="BF"/>
        </w:rPr>
        <w:fldChar w:fldCharType="separate"/>
      </w:r>
      <w:r w:rsidR="009733A9" w:rsidRPr="009733A9">
        <w:rPr>
          <w:i/>
          <w:color w:val="3667C3" w:themeColor="accent2" w:themeShade="BF"/>
        </w:rPr>
        <w:t>Wedstrijdresultaten invoeren</w:t>
      </w:r>
      <w:r w:rsidRPr="00D479B1">
        <w:rPr>
          <w:i/>
          <w:color w:val="3667C3" w:themeColor="accent2" w:themeShade="BF"/>
        </w:rPr>
        <w:fldChar w:fldCharType="end"/>
      </w:r>
      <w:r>
        <w:t>.</w:t>
      </w:r>
    </w:p>
    <w:p w:rsidR="00D479B1" w:rsidRDefault="00D479B1" w:rsidP="00D479B1">
      <w:pPr>
        <w:pStyle w:val="Lijstalinea"/>
        <w:numPr>
          <w:ilvl w:val="0"/>
          <w:numId w:val="17"/>
        </w:numPr>
      </w:pPr>
      <w:r>
        <w:t>3b. Voer, indien van toepassing, de namen of initialen in van de spelers die extern hebben gespeeld en hiervoor dispensatie hebben gekregen.</w:t>
      </w:r>
    </w:p>
    <w:p w:rsidR="00D479B1" w:rsidRDefault="00D479B1" w:rsidP="00D479B1">
      <w:pPr>
        <w:pStyle w:val="Lijstalinea"/>
        <w:numPr>
          <w:ilvl w:val="0"/>
          <w:numId w:val="17"/>
        </w:numPr>
      </w:pPr>
      <w:r>
        <w:t xml:space="preserve">4. Update stand – Verwerk de uitslagen tot een nieuwe stand en exporteer de gewenste uitvoerbestanden. Na verwerking wordt er een </w:t>
      </w:r>
      <w:proofErr w:type="spellStart"/>
      <w:r>
        <w:t>popup</w:t>
      </w:r>
      <w:proofErr w:type="spellEnd"/>
      <w:r>
        <w:t xml:space="preserve"> scherm getoond met de nieuwe stand.</w:t>
      </w:r>
    </w:p>
    <w:p w:rsidR="00D479B1" w:rsidRDefault="00D479B1" w:rsidP="00D479B1">
      <w:pPr>
        <w:pStyle w:val="Lijstalinea"/>
        <w:numPr>
          <w:ilvl w:val="0"/>
          <w:numId w:val="17"/>
        </w:numPr>
      </w:pPr>
      <w:r>
        <w:t xml:space="preserve">Naast deze </w:t>
      </w:r>
      <w:proofErr w:type="spellStart"/>
      <w:r>
        <w:t>laaste</w:t>
      </w:r>
      <w:proofErr w:type="spellEnd"/>
      <w:r>
        <w:t xml:space="preserve"> knop staat de huidige periode en ronde.</w:t>
      </w:r>
    </w:p>
    <w:p w:rsidR="00A75354" w:rsidRDefault="00A75354" w:rsidP="00A75354">
      <w:pPr>
        <w:pStyle w:val="Kop2"/>
      </w:pPr>
      <w:bookmarkStart w:id="732" w:name="_Toc465588390"/>
      <w:r>
        <w:t>Menu</w:t>
      </w:r>
      <w:bookmarkEnd w:id="732"/>
    </w:p>
    <w:p w:rsidR="00D479B1" w:rsidRDefault="00D479B1" w:rsidP="00D479B1">
      <w:r>
        <w:t>Het menu heeft de volgende structuur:</w:t>
      </w:r>
    </w:p>
    <w:p w:rsidR="00D479B1" w:rsidRDefault="00D479B1" w:rsidP="00D479B1">
      <w:pPr>
        <w:pStyle w:val="Lijstalinea"/>
        <w:numPr>
          <w:ilvl w:val="0"/>
          <w:numId w:val="18"/>
        </w:numPr>
      </w:pPr>
      <w:r>
        <w:t>File</w:t>
      </w:r>
    </w:p>
    <w:p w:rsidR="00D479B1" w:rsidRDefault="00D479B1">
      <w:pPr>
        <w:pStyle w:val="Lijstalinea"/>
        <w:numPr>
          <w:ilvl w:val="1"/>
          <w:numId w:val="18"/>
        </w:numPr>
        <w:ind w:left="714" w:hanging="357"/>
        <w:pPrChange w:id="733" w:author="Meulen van der, Leo L (INT)" w:date="2016-10-30T10:55:00Z">
          <w:pPr>
            <w:pStyle w:val="Lijstalinea"/>
            <w:numPr>
              <w:ilvl w:val="1"/>
              <w:numId w:val="18"/>
            </w:numPr>
            <w:ind w:hanging="360"/>
          </w:pPr>
        </w:pPrChange>
      </w:pPr>
      <w:r>
        <w:t>Open</w:t>
      </w:r>
      <w:r w:rsidR="00474DE0" w:rsidRPr="00CD77B3">
        <w:rPr>
          <w:u w:val="single"/>
          <w:rPrChange w:id="734" w:author="Meulen van der, Leo L (INT)" w:date="2016-10-30T10:56:00Z">
            <w:rPr/>
          </w:rPrChange>
        </w:rPr>
        <w:tab/>
      </w:r>
      <w:r w:rsidR="00474DE0" w:rsidRPr="00CD77B3">
        <w:rPr>
          <w:u w:val="single"/>
          <w:rPrChange w:id="735" w:author="Meulen van der, Leo L (INT)" w:date="2016-10-30T10:56:00Z">
            <w:rPr/>
          </w:rPrChange>
        </w:rPr>
        <w:tab/>
      </w:r>
      <w:r w:rsidR="00474DE0" w:rsidRPr="00CD77B3">
        <w:rPr>
          <w:u w:val="single"/>
          <w:rPrChange w:id="736" w:author="Meulen van der, Leo L (INT)" w:date="2016-10-30T10:56:00Z">
            <w:rPr/>
          </w:rPrChange>
        </w:rPr>
        <w:tab/>
      </w:r>
      <w:r w:rsidR="00474DE0" w:rsidRPr="00CD77B3">
        <w:rPr>
          <w:u w:val="single"/>
          <w:rPrChange w:id="737" w:author="Meulen van der, Leo L (INT)" w:date="2016-10-30T10:56:00Z">
            <w:rPr/>
          </w:rPrChange>
        </w:rPr>
        <w:tab/>
      </w:r>
      <w:r w:rsidR="00474DE0" w:rsidRPr="00CD77B3">
        <w:rPr>
          <w:u w:val="single"/>
          <w:rPrChange w:id="738" w:author="Meulen van der, Leo L (INT)" w:date="2016-10-30T10:56:00Z">
            <w:rPr/>
          </w:rPrChange>
        </w:rPr>
        <w:tab/>
      </w:r>
      <w:proofErr w:type="spellStart"/>
      <w:r w:rsidR="00474DE0">
        <w:t>Open</w:t>
      </w:r>
      <w:proofErr w:type="spellEnd"/>
      <w:r w:rsidR="00474DE0">
        <w:t xml:space="preserve"> </w:t>
      </w:r>
      <w:proofErr w:type="spellStart"/>
      <w:r w:rsidR="00474DE0">
        <w:t>json</w:t>
      </w:r>
      <w:proofErr w:type="spellEnd"/>
      <w:r w:rsidR="00474DE0">
        <w:t xml:space="preserve"> of </w:t>
      </w:r>
      <w:proofErr w:type="spellStart"/>
      <w:r w:rsidR="00474DE0">
        <w:t>txt</w:t>
      </w:r>
      <w:proofErr w:type="spellEnd"/>
      <w:r w:rsidR="00474DE0">
        <w:t xml:space="preserve"> bestand</w:t>
      </w:r>
    </w:p>
    <w:p w:rsidR="00D479B1" w:rsidRPr="00474DE0" w:rsidRDefault="00D479B1" w:rsidP="00D479B1">
      <w:pPr>
        <w:pStyle w:val="Lijstalinea"/>
        <w:numPr>
          <w:ilvl w:val="1"/>
          <w:numId w:val="18"/>
        </w:numPr>
        <w:rPr>
          <w:lang w:val="en-US"/>
        </w:rPr>
      </w:pPr>
      <w:r w:rsidRPr="00474DE0">
        <w:rPr>
          <w:lang w:val="en-US"/>
        </w:rPr>
        <w:t>Save</w:t>
      </w:r>
      <w:r w:rsidR="00474DE0" w:rsidRPr="00CD77B3">
        <w:rPr>
          <w:u w:val="single"/>
          <w:lang w:val="en-US"/>
          <w:rPrChange w:id="739" w:author="Meulen van der, Leo L (INT)" w:date="2016-10-30T10:56:00Z">
            <w:rPr>
              <w:lang w:val="en-US"/>
            </w:rPr>
          </w:rPrChange>
        </w:rPr>
        <w:tab/>
      </w:r>
      <w:r w:rsidR="00474DE0" w:rsidRPr="00CD77B3">
        <w:rPr>
          <w:u w:val="single"/>
          <w:lang w:val="en-US"/>
          <w:rPrChange w:id="740" w:author="Meulen van der, Leo L (INT)" w:date="2016-10-30T10:56:00Z">
            <w:rPr>
              <w:lang w:val="en-US"/>
            </w:rPr>
          </w:rPrChange>
        </w:rPr>
        <w:tab/>
      </w:r>
      <w:r w:rsidR="00474DE0" w:rsidRPr="00CD77B3">
        <w:rPr>
          <w:u w:val="single"/>
          <w:lang w:val="en-US"/>
          <w:rPrChange w:id="741" w:author="Meulen van der, Leo L (INT)" w:date="2016-10-30T10:56:00Z">
            <w:rPr>
              <w:lang w:val="en-US"/>
            </w:rPr>
          </w:rPrChange>
        </w:rPr>
        <w:tab/>
      </w:r>
      <w:r w:rsidR="00474DE0" w:rsidRPr="00CD77B3">
        <w:rPr>
          <w:u w:val="single"/>
          <w:lang w:val="en-US"/>
          <w:rPrChange w:id="742" w:author="Meulen van der, Leo L (INT)" w:date="2016-10-30T10:56:00Z">
            <w:rPr>
              <w:lang w:val="en-US"/>
            </w:rPr>
          </w:rPrChange>
        </w:rPr>
        <w:tab/>
      </w:r>
      <w:r w:rsidR="00474DE0" w:rsidRPr="00CD77B3">
        <w:rPr>
          <w:u w:val="single"/>
          <w:lang w:val="en-US"/>
          <w:rPrChange w:id="743" w:author="Meulen van der, Leo L (INT)" w:date="2016-10-30T10:56:00Z">
            <w:rPr>
              <w:lang w:val="en-US"/>
            </w:rPr>
          </w:rPrChange>
        </w:rPr>
        <w:tab/>
      </w:r>
      <w:proofErr w:type="spellStart"/>
      <w:r w:rsidR="00474DE0" w:rsidRPr="00474DE0">
        <w:rPr>
          <w:lang w:val="en-US"/>
        </w:rPr>
        <w:t>Save</w:t>
      </w:r>
      <w:proofErr w:type="spellEnd"/>
      <w:r w:rsidR="00474DE0" w:rsidRPr="00474DE0">
        <w:rPr>
          <w:lang w:val="en-US"/>
        </w:rPr>
        <w:t xml:space="preserve"> status in </w:t>
      </w:r>
      <w:proofErr w:type="spellStart"/>
      <w:r w:rsidR="00474DE0" w:rsidRPr="00474DE0">
        <w:rPr>
          <w:lang w:val="en-US"/>
        </w:rPr>
        <w:t>json</w:t>
      </w:r>
      <w:proofErr w:type="spellEnd"/>
      <w:r w:rsidR="00474DE0" w:rsidRPr="00474DE0">
        <w:rPr>
          <w:lang w:val="en-US"/>
        </w:rPr>
        <w:t xml:space="preserve"> </w:t>
      </w:r>
      <w:proofErr w:type="spellStart"/>
      <w:r w:rsidR="00474DE0" w:rsidRPr="00474DE0">
        <w:rPr>
          <w:lang w:val="en-US"/>
        </w:rPr>
        <w:t>bestand</w:t>
      </w:r>
      <w:proofErr w:type="spellEnd"/>
    </w:p>
    <w:p w:rsidR="00D479B1" w:rsidRDefault="00D479B1" w:rsidP="00D479B1">
      <w:pPr>
        <w:pStyle w:val="Lijstalinea"/>
        <w:numPr>
          <w:ilvl w:val="1"/>
          <w:numId w:val="18"/>
        </w:numPr>
      </w:pPr>
      <w:r>
        <w:t>Instellingen</w:t>
      </w:r>
      <w:r w:rsidR="00474DE0">
        <w:tab/>
      </w:r>
      <w:r w:rsidR="00474DE0" w:rsidRPr="00CD77B3">
        <w:rPr>
          <w:u w:val="single"/>
          <w:rPrChange w:id="744" w:author="Meulen van der, Leo L (INT)" w:date="2016-10-30T10:56:00Z">
            <w:rPr/>
          </w:rPrChange>
        </w:rPr>
        <w:tab/>
      </w:r>
      <w:r w:rsidR="00474DE0" w:rsidRPr="00CD77B3">
        <w:rPr>
          <w:u w:val="single"/>
          <w:rPrChange w:id="745" w:author="Meulen van der, Leo L (INT)" w:date="2016-10-30T10:56:00Z">
            <w:rPr/>
          </w:rPrChange>
        </w:rPr>
        <w:tab/>
      </w:r>
      <w:r w:rsidR="00474DE0" w:rsidRPr="00CD77B3">
        <w:rPr>
          <w:u w:val="single"/>
          <w:rPrChange w:id="746" w:author="Meulen van der, Leo L (INT)" w:date="2016-10-30T10:56:00Z">
            <w:rPr/>
          </w:rPrChange>
        </w:rPr>
        <w:tab/>
      </w:r>
      <w:r w:rsidR="00474DE0">
        <w:t>Open instellingen scherm</w:t>
      </w:r>
    </w:p>
    <w:p w:rsidR="00D479B1" w:rsidRDefault="00D479B1" w:rsidP="00D479B1">
      <w:pPr>
        <w:pStyle w:val="Lijstalinea"/>
        <w:numPr>
          <w:ilvl w:val="1"/>
          <w:numId w:val="18"/>
        </w:numPr>
      </w:pPr>
      <w:r>
        <w:t>Exit</w:t>
      </w:r>
      <w:r w:rsidR="00474DE0" w:rsidRPr="00CD77B3">
        <w:rPr>
          <w:u w:val="single"/>
          <w:rPrChange w:id="747" w:author="Meulen van der, Leo L (INT)" w:date="2016-10-30T10:56:00Z">
            <w:rPr/>
          </w:rPrChange>
        </w:rPr>
        <w:tab/>
      </w:r>
      <w:r w:rsidR="00474DE0" w:rsidRPr="00CD77B3">
        <w:rPr>
          <w:u w:val="single"/>
          <w:rPrChange w:id="748" w:author="Meulen van der, Leo L (INT)" w:date="2016-10-30T10:56:00Z">
            <w:rPr/>
          </w:rPrChange>
        </w:rPr>
        <w:tab/>
      </w:r>
      <w:r w:rsidR="00474DE0" w:rsidRPr="00CD77B3">
        <w:rPr>
          <w:u w:val="single"/>
          <w:rPrChange w:id="749" w:author="Meulen van der, Leo L (INT)" w:date="2016-10-30T10:56:00Z">
            <w:rPr/>
          </w:rPrChange>
        </w:rPr>
        <w:tab/>
      </w:r>
      <w:r w:rsidR="00474DE0" w:rsidRPr="00CD77B3">
        <w:rPr>
          <w:u w:val="single"/>
          <w:rPrChange w:id="750" w:author="Meulen van der, Leo L (INT)" w:date="2016-10-30T10:56:00Z">
            <w:rPr/>
          </w:rPrChange>
        </w:rPr>
        <w:tab/>
      </w:r>
      <w:r w:rsidR="00474DE0" w:rsidRPr="00CD77B3">
        <w:rPr>
          <w:u w:val="single"/>
          <w:rPrChange w:id="751" w:author="Meulen van der, Leo L (INT)" w:date="2016-10-30T10:56:00Z">
            <w:rPr/>
          </w:rPrChange>
        </w:rPr>
        <w:tab/>
      </w:r>
      <w:r w:rsidR="00474DE0">
        <w:t>Sluit applicatie af</w:t>
      </w:r>
    </w:p>
    <w:p w:rsidR="00D479B1" w:rsidRDefault="00D479B1" w:rsidP="00D479B1">
      <w:pPr>
        <w:pStyle w:val="Lijstalinea"/>
        <w:numPr>
          <w:ilvl w:val="0"/>
          <w:numId w:val="18"/>
        </w:numPr>
      </w:pPr>
      <w:r>
        <w:t>Speler</w:t>
      </w:r>
    </w:p>
    <w:p w:rsidR="00D479B1" w:rsidRDefault="00D479B1" w:rsidP="00D479B1">
      <w:pPr>
        <w:pStyle w:val="Lijstalinea"/>
        <w:numPr>
          <w:ilvl w:val="1"/>
          <w:numId w:val="18"/>
        </w:numPr>
      </w:pPr>
      <w:r>
        <w:t>Nieuwe speler</w:t>
      </w:r>
      <w:r w:rsidR="00474DE0" w:rsidRPr="00CD77B3">
        <w:rPr>
          <w:u w:val="single"/>
          <w:rPrChange w:id="752" w:author="Meulen van der, Leo L (INT)" w:date="2016-10-30T10:56:00Z">
            <w:rPr/>
          </w:rPrChange>
        </w:rPr>
        <w:tab/>
      </w:r>
      <w:r w:rsidR="00474DE0" w:rsidRPr="00CD77B3">
        <w:rPr>
          <w:u w:val="single"/>
          <w:rPrChange w:id="753" w:author="Meulen van der, Leo L (INT)" w:date="2016-10-30T10:56:00Z">
            <w:rPr/>
          </w:rPrChange>
        </w:rPr>
        <w:tab/>
      </w:r>
      <w:r w:rsidR="00474DE0" w:rsidRPr="00CD77B3">
        <w:rPr>
          <w:u w:val="single"/>
          <w:rPrChange w:id="754" w:author="Meulen van der, Leo L (INT)" w:date="2016-10-30T10:56:00Z">
            <w:rPr/>
          </w:rPrChange>
        </w:rPr>
        <w:tab/>
      </w:r>
      <w:r w:rsidR="00474DE0">
        <w:t>Voeg een nieuwe speler toe</w:t>
      </w:r>
    </w:p>
    <w:p w:rsidR="00D479B1" w:rsidRDefault="00D479B1" w:rsidP="00D479B1">
      <w:pPr>
        <w:pStyle w:val="Lijstalinea"/>
        <w:numPr>
          <w:ilvl w:val="1"/>
          <w:numId w:val="18"/>
        </w:numPr>
      </w:pPr>
      <w:r>
        <w:t>Importeer spelers</w:t>
      </w:r>
      <w:r w:rsidR="00474DE0" w:rsidRPr="00CD77B3">
        <w:rPr>
          <w:u w:val="single"/>
          <w:rPrChange w:id="755" w:author="Meulen van der, Leo L (INT)" w:date="2016-10-30T10:56:00Z">
            <w:rPr/>
          </w:rPrChange>
        </w:rPr>
        <w:tab/>
      </w:r>
      <w:r w:rsidR="00474DE0" w:rsidRPr="00CD77B3">
        <w:rPr>
          <w:u w:val="single"/>
          <w:rPrChange w:id="756" w:author="Meulen van der, Leo L (INT)" w:date="2016-10-30T10:56:00Z">
            <w:rPr/>
          </w:rPrChange>
        </w:rPr>
        <w:tab/>
      </w:r>
      <w:r w:rsidR="00474DE0" w:rsidRPr="00CD77B3">
        <w:rPr>
          <w:u w:val="single"/>
          <w:rPrChange w:id="757" w:author="Meulen van der, Leo L (INT)" w:date="2016-10-30T10:56:00Z">
            <w:rPr/>
          </w:rPrChange>
        </w:rPr>
        <w:tab/>
      </w:r>
      <w:r w:rsidR="00474DE0">
        <w:t>Importeer spelers uit CSV bestand</w:t>
      </w:r>
    </w:p>
    <w:p w:rsidR="00D479B1" w:rsidRDefault="00D479B1" w:rsidP="00D479B1">
      <w:pPr>
        <w:pStyle w:val="Lijstalinea"/>
        <w:numPr>
          <w:ilvl w:val="0"/>
          <w:numId w:val="18"/>
        </w:numPr>
      </w:pPr>
      <w:r>
        <w:t>Indeling</w:t>
      </w:r>
    </w:p>
    <w:p w:rsidR="00D479B1" w:rsidRDefault="00D479B1" w:rsidP="00D479B1">
      <w:pPr>
        <w:pStyle w:val="Lijstalinea"/>
        <w:numPr>
          <w:ilvl w:val="1"/>
          <w:numId w:val="18"/>
        </w:numPr>
      </w:pPr>
      <w:r>
        <w:t>Automatisch aan/uit</w:t>
      </w:r>
    </w:p>
    <w:p w:rsidR="00D479B1" w:rsidRDefault="00D479B1" w:rsidP="00D479B1">
      <w:pPr>
        <w:pStyle w:val="Lijstalinea"/>
        <w:numPr>
          <w:ilvl w:val="1"/>
          <w:numId w:val="18"/>
        </w:numPr>
      </w:pPr>
      <w:r>
        <w:t>Maak wedstrijdgroep</w:t>
      </w:r>
    </w:p>
    <w:p w:rsidR="00D479B1" w:rsidRDefault="00D479B1" w:rsidP="00D479B1">
      <w:pPr>
        <w:pStyle w:val="Lijstalinea"/>
        <w:numPr>
          <w:ilvl w:val="1"/>
          <w:numId w:val="18"/>
        </w:numPr>
      </w:pPr>
      <w:r>
        <w:t>Maak speelschema</w:t>
      </w:r>
    </w:p>
    <w:p w:rsidR="00D479B1" w:rsidRDefault="00D479B1" w:rsidP="00D479B1">
      <w:pPr>
        <w:pStyle w:val="Lijstalinea"/>
        <w:numPr>
          <w:ilvl w:val="1"/>
          <w:numId w:val="18"/>
        </w:numPr>
      </w:pPr>
      <w:r>
        <w:t>Bewerk speelschema</w:t>
      </w:r>
    </w:p>
    <w:p w:rsidR="00D479B1" w:rsidRDefault="00D479B1" w:rsidP="00D479B1">
      <w:pPr>
        <w:pStyle w:val="Lijstalinea"/>
        <w:numPr>
          <w:ilvl w:val="1"/>
          <w:numId w:val="18"/>
        </w:numPr>
      </w:pPr>
      <w:r>
        <w:t>Export</w:t>
      </w:r>
    </w:p>
    <w:p w:rsidR="00D479B1" w:rsidRDefault="00D479B1" w:rsidP="00D479B1">
      <w:pPr>
        <w:pStyle w:val="Lijstalinea"/>
        <w:numPr>
          <w:ilvl w:val="1"/>
          <w:numId w:val="18"/>
        </w:numPr>
      </w:pPr>
      <w:r>
        <w:t>Vul uitslagen in</w:t>
      </w:r>
    </w:p>
    <w:p w:rsidR="00D479B1" w:rsidRDefault="00D479B1" w:rsidP="00D479B1">
      <w:pPr>
        <w:pStyle w:val="Lijstalinea"/>
        <w:numPr>
          <w:ilvl w:val="1"/>
          <w:numId w:val="18"/>
        </w:numPr>
      </w:pPr>
      <w:r>
        <w:t>Externe spelers</w:t>
      </w:r>
    </w:p>
    <w:p w:rsidR="00D479B1" w:rsidRDefault="00D479B1" w:rsidP="00D479B1">
      <w:pPr>
        <w:pStyle w:val="Lijstalinea"/>
        <w:numPr>
          <w:ilvl w:val="1"/>
          <w:numId w:val="18"/>
        </w:numPr>
      </w:pPr>
      <w:r>
        <w:t>Maak nieuwe stand</w:t>
      </w:r>
    </w:p>
    <w:p w:rsidR="00D479B1" w:rsidRDefault="00D479B1" w:rsidP="00D479B1">
      <w:pPr>
        <w:pStyle w:val="Lijstalinea"/>
        <w:numPr>
          <w:ilvl w:val="1"/>
          <w:numId w:val="18"/>
        </w:numPr>
      </w:pPr>
      <w:r>
        <w:t>Volgende ronde</w:t>
      </w:r>
      <w:r w:rsidR="00474DE0" w:rsidRPr="00CD77B3">
        <w:rPr>
          <w:u w:val="single"/>
          <w:rPrChange w:id="758" w:author="Meulen van der, Leo L (INT)" w:date="2016-10-30T10:56:00Z">
            <w:rPr/>
          </w:rPrChange>
        </w:rPr>
        <w:tab/>
      </w:r>
      <w:r w:rsidR="00474DE0" w:rsidRPr="00CD77B3">
        <w:rPr>
          <w:u w:val="single"/>
          <w:rPrChange w:id="759" w:author="Meulen van der, Leo L (INT)" w:date="2016-10-30T10:56:00Z">
            <w:rPr/>
          </w:rPrChange>
        </w:rPr>
        <w:tab/>
      </w:r>
      <w:r w:rsidR="00474DE0" w:rsidRPr="00CD77B3">
        <w:rPr>
          <w:u w:val="single"/>
          <w:rPrChange w:id="760" w:author="Meulen van der, Leo L (INT)" w:date="2016-10-30T10:56:00Z">
            <w:rPr/>
          </w:rPrChange>
        </w:rPr>
        <w:tab/>
      </w:r>
      <w:r w:rsidR="00474DE0">
        <w:t>Ga naar de volgende ronde</w:t>
      </w:r>
    </w:p>
    <w:p w:rsidR="00D479B1" w:rsidRDefault="00D479B1" w:rsidP="00D479B1">
      <w:pPr>
        <w:pStyle w:val="Lijstalinea"/>
        <w:numPr>
          <w:ilvl w:val="0"/>
          <w:numId w:val="18"/>
        </w:numPr>
      </w:pPr>
      <w:r>
        <w:t>Overig</w:t>
      </w:r>
    </w:p>
    <w:p w:rsidR="00D479B1" w:rsidRPr="00D479B1" w:rsidRDefault="00D479B1" w:rsidP="00D479B1">
      <w:pPr>
        <w:pStyle w:val="Lijstalinea"/>
        <w:numPr>
          <w:ilvl w:val="1"/>
          <w:numId w:val="18"/>
        </w:numPr>
      </w:pPr>
      <w:r>
        <w:t>Reset punten</w:t>
      </w:r>
      <w:r w:rsidR="00474DE0">
        <w:tab/>
      </w:r>
      <w:r w:rsidR="00474DE0" w:rsidRPr="00CD77B3">
        <w:rPr>
          <w:u w:val="single"/>
          <w:rPrChange w:id="761" w:author="Meulen van der, Leo L (INT)" w:date="2016-10-30T10:56:00Z">
            <w:rPr/>
          </w:rPrChange>
        </w:rPr>
        <w:tab/>
      </w:r>
      <w:r w:rsidR="00474DE0" w:rsidRPr="00CD77B3">
        <w:rPr>
          <w:u w:val="single"/>
          <w:rPrChange w:id="762" w:author="Meulen van der, Leo L (INT)" w:date="2016-10-30T10:56:00Z">
            <w:rPr/>
          </w:rPrChange>
        </w:rPr>
        <w:tab/>
      </w:r>
      <w:r w:rsidR="00474DE0" w:rsidRPr="00CD77B3">
        <w:rPr>
          <w:u w:val="single"/>
          <w:rPrChange w:id="763" w:author="Meulen van der, Leo L (INT)" w:date="2016-10-30T10:56:00Z">
            <w:rPr/>
          </w:rPrChange>
        </w:rPr>
        <w:tab/>
      </w:r>
      <w:r w:rsidR="00474DE0">
        <w:t>Reset punten voor alle spelers</w:t>
      </w:r>
    </w:p>
    <w:p w:rsidR="00E142D7" w:rsidRDefault="00E142D7" w:rsidP="0028190E">
      <w:pPr>
        <w:pStyle w:val="Kop1"/>
      </w:pPr>
      <w:bookmarkStart w:id="764" w:name="_Toc465588391"/>
      <w:r>
        <w:t>Instellingen</w:t>
      </w:r>
      <w:bookmarkEnd w:id="717"/>
      <w:bookmarkEnd w:id="764"/>
    </w:p>
    <w:p w:rsidR="00E142D7" w:rsidRDefault="00D147FE" w:rsidP="00E142D7">
      <w:r>
        <w:t xml:space="preserve">De werking van de applicatie kan in hoge mate worden </w:t>
      </w:r>
      <w:proofErr w:type="spellStart"/>
      <w:r>
        <w:t>geparametriseerd</w:t>
      </w:r>
      <w:proofErr w:type="spellEnd"/>
      <w:r>
        <w:t>. Dit hoofdstuk beschrijft de verschillende mogelijkheden, zoals deze in het menu Bestand -&gt; Instellingen te vinden zijn. Ook de default waarde worden hier weergegeven.</w:t>
      </w:r>
    </w:p>
    <w:p w:rsidR="00D147FE" w:rsidRDefault="00D147FE" w:rsidP="00E142D7">
      <w:r>
        <w:t>De instellingen worden bewaard in het bestand “</w:t>
      </w:r>
      <w:proofErr w:type="spellStart"/>
      <w:r>
        <w:t>Configuratie.json</w:t>
      </w:r>
      <w:proofErr w:type="spellEnd"/>
      <w:r>
        <w:t>”. In dit bestand zijn de gegevens in principe ook te wijzigen, maar gebruik van de interface wordt geadviseerd.</w:t>
      </w:r>
    </w:p>
    <w:p w:rsidR="00D147FE" w:rsidRDefault="00D147FE" w:rsidP="00E142D7">
      <w:r>
        <w:t>Indien het genoemde bestand niet aanwezig is, wordt teruggevallen op de initiële instellingen.</w:t>
      </w:r>
    </w:p>
    <w:p w:rsidR="00D147FE" w:rsidRDefault="00D147FE" w:rsidP="00E142D7">
      <w:r>
        <w:rPr>
          <w:noProof/>
        </w:rPr>
        <w:drawing>
          <wp:inline distT="0" distB="0" distL="0" distR="0" wp14:anchorId="194DC1BC" wp14:editId="570E1AE5">
            <wp:extent cx="3600000" cy="2520000"/>
            <wp:effectExtent l="171450" t="171450" r="381635" b="356870"/>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B47068" w:rsidP="00E142D7">
      <w:r>
        <w:t>Dit scherm bevat een aantal algemene instellingen:</w:t>
      </w:r>
    </w:p>
    <w:tbl>
      <w:tblPr>
        <w:tblStyle w:val="Gemiddeldearcering1-accent5"/>
        <w:tblW w:w="0" w:type="auto"/>
        <w:tblInd w:w="250" w:type="dxa"/>
        <w:tblLook w:val="0620" w:firstRow="1" w:lastRow="0" w:firstColumn="0" w:lastColumn="0" w:noHBand="1" w:noVBand="1"/>
      </w:tblPr>
      <w:tblGrid>
        <w:gridCol w:w="2552"/>
        <w:gridCol w:w="5528"/>
      </w:tblGrid>
      <w:tr w:rsidR="00B47068" w:rsidRPr="00B47068" w:rsidTr="00B47068">
        <w:trPr>
          <w:cnfStyle w:val="100000000000" w:firstRow="1" w:lastRow="0" w:firstColumn="0" w:lastColumn="0" w:oddVBand="0" w:evenVBand="0" w:oddHBand="0" w:evenHBand="0" w:firstRowFirstColumn="0" w:firstRowLastColumn="0" w:lastRowFirstColumn="0" w:lastRowLastColumn="0"/>
        </w:trPr>
        <w:tc>
          <w:tcPr>
            <w:tcW w:w="2552" w:type="dxa"/>
          </w:tcPr>
          <w:p w:rsidR="00B47068" w:rsidRPr="00B47068" w:rsidRDefault="00B47068">
            <w:pPr>
              <w:rPr>
                <w:sz w:val="20"/>
              </w:rPr>
            </w:pPr>
            <w:r w:rsidRPr="00B47068">
              <w:rPr>
                <w:sz w:val="20"/>
              </w:rPr>
              <w:t>Veld</w:t>
            </w:r>
          </w:p>
        </w:tc>
        <w:tc>
          <w:tcPr>
            <w:tcW w:w="5528" w:type="dxa"/>
          </w:tcPr>
          <w:p w:rsidR="00B47068" w:rsidRPr="00B47068" w:rsidRDefault="00B47068">
            <w:pPr>
              <w:rPr>
                <w:sz w:val="20"/>
              </w:rPr>
            </w:pPr>
            <w:r w:rsidRPr="00B47068">
              <w:rPr>
                <w:sz w:val="20"/>
              </w:rPr>
              <w:t>Toelichting</w:t>
            </w:r>
          </w:p>
        </w:tc>
      </w:tr>
      <w:tr w:rsidR="00B47068" w:rsidRPr="00B47068" w:rsidTr="00B47068">
        <w:tc>
          <w:tcPr>
            <w:tcW w:w="2552" w:type="dxa"/>
          </w:tcPr>
          <w:p w:rsidR="00B47068" w:rsidRPr="00B47068" w:rsidRDefault="00B47068">
            <w:pPr>
              <w:rPr>
                <w:sz w:val="20"/>
              </w:rPr>
            </w:pPr>
            <w:r w:rsidRPr="00B47068">
              <w:rPr>
                <w:sz w:val="20"/>
              </w:rPr>
              <w:t>Vereniging</w:t>
            </w:r>
          </w:p>
        </w:tc>
        <w:tc>
          <w:tcPr>
            <w:tcW w:w="5528" w:type="dxa"/>
          </w:tcPr>
          <w:p w:rsidR="00B47068" w:rsidRPr="00B47068" w:rsidRDefault="00B47068">
            <w:pPr>
              <w:rPr>
                <w:sz w:val="20"/>
              </w:rPr>
            </w:pPr>
            <w:r>
              <w:rPr>
                <w:sz w:val="20"/>
              </w:rPr>
              <w:t>Naam van de vereniging</w:t>
            </w:r>
          </w:p>
        </w:tc>
      </w:tr>
      <w:tr w:rsidR="00B47068" w:rsidRPr="00B47068" w:rsidTr="00B47068">
        <w:tc>
          <w:tcPr>
            <w:tcW w:w="2552" w:type="dxa"/>
          </w:tcPr>
          <w:p w:rsidR="00B47068" w:rsidRPr="00B47068" w:rsidRDefault="00B47068">
            <w:pPr>
              <w:rPr>
                <w:sz w:val="20"/>
              </w:rPr>
            </w:pPr>
            <w:r w:rsidRPr="00B47068">
              <w:rPr>
                <w:sz w:val="20"/>
              </w:rPr>
              <w:t>Competitienaam</w:t>
            </w:r>
          </w:p>
        </w:tc>
        <w:tc>
          <w:tcPr>
            <w:tcW w:w="5528" w:type="dxa"/>
          </w:tcPr>
          <w:p w:rsidR="00B47068" w:rsidRPr="00B47068" w:rsidRDefault="00B47068">
            <w:pPr>
              <w:rPr>
                <w:sz w:val="20"/>
              </w:rPr>
            </w:pPr>
            <w:r>
              <w:rPr>
                <w:sz w:val="20"/>
              </w:rPr>
              <w:t>Naam waaronder competitie wordt gespeeld, on</w:t>
            </w:r>
            <w:del w:id="765" w:author="Meulen van der, Leo L (INT)" w:date="2016-10-30T10:28:00Z">
              <w:r w:rsidDel="00FD7067">
                <w:rPr>
                  <w:sz w:val="20"/>
                </w:rPr>
                <w:delText xml:space="preserve"> </w:delText>
              </w:r>
            </w:del>
            <w:r>
              <w:rPr>
                <w:sz w:val="20"/>
              </w:rPr>
              <w:t>der andere opgenomen in de diverse export bestanden</w:t>
            </w:r>
          </w:p>
        </w:tc>
      </w:tr>
      <w:tr w:rsidR="00B47068" w:rsidRPr="00B47068" w:rsidTr="00B47068">
        <w:tc>
          <w:tcPr>
            <w:tcW w:w="2552" w:type="dxa"/>
          </w:tcPr>
          <w:p w:rsidR="00B47068" w:rsidRPr="00B47068" w:rsidRDefault="00B47068">
            <w:pPr>
              <w:rPr>
                <w:sz w:val="20"/>
              </w:rPr>
            </w:pPr>
            <w:r w:rsidRPr="00B47068">
              <w:rPr>
                <w:sz w:val="20"/>
              </w:rPr>
              <w:t>Locatie</w:t>
            </w:r>
          </w:p>
        </w:tc>
        <w:tc>
          <w:tcPr>
            <w:tcW w:w="5528" w:type="dxa"/>
          </w:tcPr>
          <w:p w:rsidR="00B47068" w:rsidRPr="00B47068" w:rsidRDefault="00B47068">
            <w:pPr>
              <w:rPr>
                <w:sz w:val="20"/>
              </w:rPr>
            </w:pPr>
            <w:r>
              <w:rPr>
                <w:sz w:val="20"/>
              </w:rPr>
              <w:t>Locatie waar de competitie wordt gespeeld</w:t>
            </w:r>
          </w:p>
        </w:tc>
      </w:tr>
      <w:tr w:rsidR="00B47068" w:rsidRPr="00B47068" w:rsidTr="00B47068">
        <w:tc>
          <w:tcPr>
            <w:tcW w:w="2552" w:type="dxa"/>
          </w:tcPr>
          <w:p w:rsidR="00B47068" w:rsidRPr="00B47068" w:rsidRDefault="00B47068">
            <w:pPr>
              <w:rPr>
                <w:sz w:val="20"/>
              </w:rPr>
            </w:pPr>
            <w:r w:rsidRPr="00B47068">
              <w:rPr>
                <w:sz w:val="20"/>
              </w:rPr>
              <w:t>Contactpersoon – Naam</w:t>
            </w:r>
          </w:p>
        </w:tc>
        <w:tc>
          <w:tcPr>
            <w:tcW w:w="5528" w:type="dxa"/>
          </w:tcPr>
          <w:p w:rsidR="00B47068" w:rsidRPr="00B47068" w:rsidRDefault="00B47068">
            <w:pPr>
              <w:rPr>
                <w:sz w:val="20"/>
              </w:rPr>
            </w:pPr>
            <w:r>
              <w:rPr>
                <w:sz w:val="20"/>
              </w:rPr>
              <w:t>Contactpersoon zoals wordt opgenomen in exportbestanden voor KNSB en OSBO</w:t>
            </w:r>
          </w:p>
        </w:tc>
      </w:tr>
      <w:tr w:rsidR="00B47068" w:rsidRPr="00B47068" w:rsidTr="00B47068">
        <w:tc>
          <w:tcPr>
            <w:tcW w:w="2552" w:type="dxa"/>
          </w:tcPr>
          <w:p w:rsidR="00B47068" w:rsidRPr="00B47068" w:rsidRDefault="00B47068">
            <w:pPr>
              <w:rPr>
                <w:sz w:val="20"/>
              </w:rPr>
            </w:pPr>
            <w:r w:rsidRPr="00B47068">
              <w:rPr>
                <w:sz w:val="20"/>
              </w:rPr>
              <w:t>Contactpersoon – Email</w:t>
            </w:r>
          </w:p>
        </w:tc>
        <w:tc>
          <w:tcPr>
            <w:tcW w:w="5528" w:type="dxa"/>
          </w:tcPr>
          <w:p w:rsidR="00B47068" w:rsidRPr="00B47068" w:rsidRDefault="00B47068" w:rsidP="00B47068">
            <w:pPr>
              <w:rPr>
                <w:sz w:val="20"/>
              </w:rPr>
            </w:pPr>
            <w:r>
              <w:rPr>
                <w:sz w:val="20"/>
              </w:rPr>
              <w:t>Email van contactpersoon zoals wordt opgenomen in exportbestanden voor KNSB en OSBO</w:t>
            </w:r>
          </w:p>
        </w:tc>
      </w:tr>
      <w:tr w:rsidR="00B47068" w:rsidRPr="00B47068" w:rsidTr="00B47068">
        <w:tc>
          <w:tcPr>
            <w:tcW w:w="2552" w:type="dxa"/>
          </w:tcPr>
          <w:p w:rsidR="00B47068" w:rsidRPr="00B47068" w:rsidRDefault="00B47068">
            <w:pPr>
              <w:rPr>
                <w:sz w:val="20"/>
              </w:rPr>
            </w:pPr>
            <w:r w:rsidRPr="00B47068">
              <w:rPr>
                <w:sz w:val="20"/>
              </w:rPr>
              <w:t>Applicatie titel</w:t>
            </w:r>
          </w:p>
        </w:tc>
        <w:tc>
          <w:tcPr>
            <w:tcW w:w="5528" w:type="dxa"/>
          </w:tcPr>
          <w:p w:rsidR="00B47068" w:rsidRPr="00B47068" w:rsidRDefault="00B47068">
            <w:pPr>
              <w:rPr>
                <w:sz w:val="20"/>
              </w:rPr>
            </w:pPr>
            <w:r>
              <w:rPr>
                <w:sz w:val="20"/>
              </w:rPr>
              <w:t>Naam van de applicatie, wordt getoond in de applicatiebalk</w:t>
            </w:r>
          </w:p>
        </w:tc>
      </w:tr>
    </w:tbl>
    <w:p w:rsidR="00B47068" w:rsidRDefault="00B47068" w:rsidP="00E142D7"/>
    <w:p w:rsidR="00D147FE" w:rsidRDefault="00D147FE" w:rsidP="00E142D7">
      <w:r>
        <w:rPr>
          <w:noProof/>
        </w:rPr>
        <w:drawing>
          <wp:inline distT="0" distB="0" distL="0" distR="0" wp14:anchorId="532A959D" wp14:editId="23BA7A62">
            <wp:extent cx="3600000" cy="2520001"/>
            <wp:effectExtent l="171450" t="171450" r="381635" b="356870"/>
            <wp:docPr id="99" name="Afbeelding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00000" cy="2520001"/>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B47068" w:rsidP="00E142D7">
      <w:r>
        <w:t>Dit scherm bevat een aantal instellingen betreffende de competitie</w:t>
      </w:r>
    </w:p>
    <w:tbl>
      <w:tblPr>
        <w:tblStyle w:val="Gemiddeldearcering1-accent5"/>
        <w:tblW w:w="0" w:type="auto"/>
        <w:tblInd w:w="250" w:type="dxa"/>
        <w:tblLook w:val="0620" w:firstRow="1" w:lastRow="0" w:firstColumn="0" w:lastColumn="0" w:noHBand="1" w:noVBand="1"/>
      </w:tblPr>
      <w:tblGrid>
        <w:gridCol w:w="2693"/>
        <w:gridCol w:w="5387"/>
      </w:tblGrid>
      <w:tr w:rsidR="00B47068" w:rsidRPr="00B47068" w:rsidTr="00B47068">
        <w:trPr>
          <w:cnfStyle w:val="100000000000" w:firstRow="1" w:lastRow="0" w:firstColumn="0" w:lastColumn="0" w:oddVBand="0" w:evenVBand="0" w:oddHBand="0" w:evenHBand="0" w:firstRowFirstColumn="0" w:firstRowLastColumn="0" w:lastRowFirstColumn="0" w:lastRowLastColumn="0"/>
        </w:trPr>
        <w:tc>
          <w:tcPr>
            <w:tcW w:w="2693" w:type="dxa"/>
          </w:tcPr>
          <w:p w:rsidR="00B47068" w:rsidRPr="00B47068" w:rsidRDefault="00B47068" w:rsidP="00F45658">
            <w:pPr>
              <w:rPr>
                <w:sz w:val="20"/>
              </w:rPr>
            </w:pPr>
            <w:r w:rsidRPr="00B47068">
              <w:rPr>
                <w:sz w:val="20"/>
              </w:rPr>
              <w:t>Veld</w:t>
            </w:r>
          </w:p>
        </w:tc>
        <w:tc>
          <w:tcPr>
            <w:tcW w:w="5387" w:type="dxa"/>
          </w:tcPr>
          <w:p w:rsidR="00B47068" w:rsidRPr="00B47068" w:rsidRDefault="00B47068" w:rsidP="00F45658">
            <w:pPr>
              <w:rPr>
                <w:sz w:val="20"/>
              </w:rPr>
            </w:pPr>
            <w:r w:rsidRPr="00B47068">
              <w:rPr>
                <w:sz w:val="20"/>
              </w:rPr>
              <w:t>Toelichting</w:t>
            </w:r>
          </w:p>
        </w:tc>
      </w:tr>
      <w:tr w:rsidR="00B47068" w:rsidRPr="00B47068" w:rsidTr="00B47068">
        <w:tc>
          <w:tcPr>
            <w:tcW w:w="2693" w:type="dxa"/>
          </w:tcPr>
          <w:p w:rsidR="00B47068" w:rsidRPr="00B47068" w:rsidRDefault="00B47068" w:rsidP="00F45658">
            <w:pPr>
              <w:rPr>
                <w:sz w:val="20"/>
              </w:rPr>
            </w:pPr>
            <w:r>
              <w:rPr>
                <w:sz w:val="20"/>
              </w:rPr>
              <w:t>Aantal periodes</w:t>
            </w:r>
          </w:p>
        </w:tc>
        <w:tc>
          <w:tcPr>
            <w:tcW w:w="5387" w:type="dxa"/>
          </w:tcPr>
          <w:p w:rsidR="00B47068" w:rsidRPr="00B47068" w:rsidRDefault="00B47068" w:rsidP="00F45658">
            <w:pPr>
              <w:rPr>
                <w:sz w:val="20"/>
              </w:rPr>
            </w:pPr>
            <w:r>
              <w:rPr>
                <w:sz w:val="20"/>
              </w:rPr>
              <w:t>Specificeert hoeveel periodes per seizoen worden gespeeld</w:t>
            </w:r>
          </w:p>
        </w:tc>
      </w:tr>
      <w:tr w:rsidR="00B47068" w:rsidRPr="00B47068" w:rsidTr="00B47068">
        <w:tc>
          <w:tcPr>
            <w:tcW w:w="2693" w:type="dxa"/>
          </w:tcPr>
          <w:p w:rsidR="00B47068" w:rsidRPr="00B47068" w:rsidRDefault="00B47068" w:rsidP="00F45658">
            <w:pPr>
              <w:rPr>
                <w:sz w:val="20"/>
              </w:rPr>
            </w:pPr>
            <w:r>
              <w:rPr>
                <w:sz w:val="20"/>
              </w:rPr>
              <w:t>Aantal rondes per periode</w:t>
            </w:r>
          </w:p>
        </w:tc>
        <w:tc>
          <w:tcPr>
            <w:tcW w:w="5387" w:type="dxa"/>
          </w:tcPr>
          <w:p w:rsidR="00B47068" w:rsidRPr="00B47068" w:rsidRDefault="00B47068" w:rsidP="00F45658">
            <w:pPr>
              <w:rPr>
                <w:sz w:val="20"/>
              </w:rPr>
            </w:pPr>
            <w:r>
              <w:rPr>
                <w:sz w:val="20"/>
              </w:rPr>
              <w:t>Geeft aan uit hoeveel rondes iedere periode bestaat</w:t>
            </w:r>
          </w:p>
        </w:tc>
      </w:tr>
      <w:tr w:rsidR="00B47068" w:rsidRPr="00B47068" w:rsidTr="00B47068">
        <w:tc>
          <w:tcPr>
            <w:tcW w:w="2693" w:type="dxa"/>
          </w:tcPr>
          <w:p w:rsidR="00B47068" w:rsidRPr="00B47068" w:rsidRDefault="00B47068" w:rsidP="00F45658">
            <w:pPr>
              <w:rPr>
                <w:sz w:val="20"/>
              </w:rPr>
            </w:pPr>
            <w:r>
              <w:rPr>
                <w:sz w:val="20"/>
              </w:rPr>
              <w:t>Aantal series per periode</w:t>
            </w:r>
          </w:p>
        </w:tc>
        <w:tc>
          <w:tcPr>
            <w:tcW w:w="5387" w:type="dxa"/>
          </w:tcPr>
          <w:p w:rsidR="006336AB" w:rsidRDefault="00B47068" w:rsidP="00F45658">
            <w:pPr>
              <w:rPr>
                <w:ins w:id="766" w:author="Meulen van der, Leo L (INT)" w:date="2016-10-30T10:36:00Z"/>
                <w:sz w:val="20"/>
              </w:rPr>
            </w:pPr>
            <w:r>
              <w:rPr>
                <w:sz w:val="20"/>
              </w:rPr>
              <w:t xml:space="preserve">Hoeveel wedstrijden worden er per avond gespeeld. Dit wordt gespecificeerd middels een </w:t>
            </w:r>
            <w:proofErr w:type="spellStart"/>
            <w:r>
              <w:rPr>
                <w:sz w:val="20"/>
              </w:rPr>
              <w:t>Groovy</w:t>
            </w:r>
            <w:proofErr w:type="spellEnd"/>
            <w:r>
              <w:rPr>
                <w:sz w:val="20"/>
              </w:rPr>
              <w:t xml:space="preserve"> functie waarbij x=groep, y=periode en </w:t>
            </w:r>
            <w:proofErr w:type="spellStart"/>
            <w:r>
              <w:rPr>
                <w:sz w:val="20"/>
              </w:rPr>
              <w:t>z</w:t>
            </w:r>
            <w:proofErr w:type="spellEnd"/>
            <w:r>
              <w:rPr>
                <w:sz w:val="20"/>
              </w:rPr>
              <w:t>=ronde</w:t>
            </w:r>
          </w:p>
          <w:p w:rsidR="00B47068" w:rsidRPr="00B47068" w:rsidRDefault="006336AB" w:rsidP="00F45658">
            <w:pPr>
              <w:rPr>
                <w:sz w:val="20"/>
              </w:rPr>
            </w:pPr>
            <w:ins w:id="767" w:author="Meulen van der, Leo L (INT)" w:date="2016-10-30T10:35:00Z">
              <w:r>
                <w:rPr>
                  <w:sz w:val="20"/>
                </w:rPr>
                <w:t xml:space="preserve">*) Alleen voor de </w:t>
              </w:r>
            </w:ins>
            <w:ins w:id="768" w:author="Meulen van der, Leo L (INT)" w:date="2016-10-30T10:36:00Z">
              <w:r>
                <w:rPr>
                  <w:sz w:val="20"/>
                </w:rPr>
                <w:t>geavanceerde</w:t>
              </w:r>
            </w:ins>
            <w:ins w:id="769" w:author="Meulen van der, Leo L (INT)" w:date="2016-10-30T10:35:00Z">
              <w:r>
                <w:rPr>
                  <w:sz w:val="20"/>
                </w:rPr>
                <w:t xml:space="preserve"> gebruiker</w:t>
              </w:r>
            </w:ins>
          </w:p>
        </w:tc>
      </w:tr>
      <w:tr w:rsidR="00B47068" w:rsidRPr="00B47068" w:rsidTr="00B47068">
        <w:tc>
          <w:tcPr>
            <w:tcW w:w="2693" w:type="dxa"/>
          </w:tcPr>
          <w:p w:rsidR="00B47068" w:rsidRPr="00B47068" w:rsidRDefault="00B47068" w:rsidP="00F45658">
            <w:pPr>
              <w:rPr>
                <w:sz w:val="20"/>
              </w:rPr>
            </w:pPr>
            <w:r>
              <w:rPr>
                <w:sz w:val="20"/>
              </w:rPr>
              <w:t>Aantal speelgroepen</w:t>
            </w:r>
          </w:p>
        </w:tc>
        <w:tc>
          <w:tcPr>
            <w:tcW w:w="5387" w:type="dxa"/>
          </w:tcPr>
          <w:p w:rsidR="00B47068" w:rsidRPr="00B47068" w:rsidRDefault="00B47068" w:rsidP="00F45658">
            <w:pPr>
              <w:rPr>
                <w:sz w:val="20"/>
              </w:rPr>
            </w:pPr>
            <w:r>
              <w:rPr>
                <w:sz w:val="20"/>
              </w:rPr>
              <w:t>Geeft aan hoeveel groepen er zijn. Deze worden op het volgende scherm verder gespecificeerd</w:t>
            </w:r>
          </w:p>
        </w:tc>
      </w:tr>
    </w:tbl>
    <w:p w:rsidR="00B47068" w:rsidRDefault="00B47068" w:rsidP="00E142D7"/>
    <w:p w:rsidR="00D147FE" w:rsidRDefault="00D147FE" w:rsidP="00E142D7">
      <w:r>
        <w:rPr>
          <w:noProof/>
        </w:rPr>
        <w:drawing>
          <wp:inline distT="0" distB="0" distL="0" distR="0" wp14:anchorId="43F5CCFB" wp14:editId="47C588AF">
            <wp:extent cx="3600000" cy="2520000"/>
            <wp:effectExtent l="171450" t="171450" r="381635" b="356870"/>
            <wp:docPr id="100" name="Afbeelding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B47068" w:rsidP="00E142D7">
      <w:r>
        <w:t>Dit scherm specificeert de groepen (altijd 10 rijen). Voor iedere groep staat hier de naam, het aantal punten waarmee iedere speler iedere ronde begint en de standaardrating voor een nieuwe speler die aan deze groep wordt toegevoegd.</w:t>
      </w:r>
    </w:p>
    <w:p w:rsidR="00D147FE" w:rsidRDefault="00D147FE" w:rsidP="00E142D7">
      <w:r>
        <w:rPr>
          <w:noProof/>
        </w:rPr>
        <w:drawing>
          <wp:inline distT="0" distB="0" distL="0" distR="0" wp14:anchorId="001970B4" wp14:editId="6B0555AC">
            <wp:extent cx="3600000" cy="2520000"/>
            <wp:effectExtent l="171450" t="171450" r="381635" b="356870"/>
            <wp:docPr id="101" name="Afbeelding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072EBE" w:rsidP="00E142D7">
      <w:r>
        <w:t>Voor het indelen zijn de volgende instellingen mogelijk:</w:t>
      </w:r>
    </w:p>
    <w:tbl>
      <w:tblPr>
        <w:tblStyle w:val="Gemiddeldearcering1-accent5"/>
        <w:tblW w:w="0" w:type="auto"/>
        <w:tblInd w:w="250" w:type="dxa"/>
        <w:tblLook w:val="0620" w:firstRow="1" w:lastRow="0" w:firstColumn="0" w:lastColumn="0" w:noHBand="1" w:noVBand="1"/>
      </w:tblPr>
      <w:tblGrid>
        <w:gridCol w:w="2835"/>
        <w:gridCol w:w="5245"/>
      </w:tblGrid>
      <w:tr w:rsidR="00072EBE" w:rsidRPr="00B47068" w:rsidTr="00072EBE">
        <w:trPr>
          <w:cnfStyle w:val="100000000000" w:firstRow="1" w:lastRow="0" w:firstColumn="0" w:lastColumn="0" w:oddVBand="0" w:evenVBand="0" w:oddHBand="0" w:evenHBand="0" w:firstRowFirstColumn="0" w:firstRowLastColumn="0" w:lastRowFirstColumn="0" w:lastRowLastColumn="0"/>
        </w:trPr>
        <w:tc>
          <w:tcPr>
            <w:tcW w:w="2835" w:type="dxa"/>
          </w:tcPr>
          <w:p w:rsidR="00072EBE" w:rsidRPr="00B47068" w:rsidRDefault="00072EBE" w:rsidP="00F45658">
            <w:pPr>
              <w:rPr>
                <w:sz w:val="20"/>
              </w:rPr>
            </w:pPr>
            <w:r w:rsidRPr="00B47068">
              <w:rPr>
                <w:sz w:val="20"/>
              </w:rPr>
              <w:t>Veld</w:t>
            </w:r>
          </w:p>
        </w:tc>
        <w:tc>
          <w:tcPr>
            <w:tcW w:w="5245" w:type="dxa"/>
          </w:tcPr>
          <w:p w:rsidR="00072EBE" w:rsidRPr="00B47068" w:rsidRDefault="00072EBE" w:rsidP="00F45658">
            <w:pPr>
              <w:rPr>
                <w:sz w:val="20"/>
              </w:rPr>
            </w:pPr>
            <w:r w:rsidRPr="00B47068">
              <w:rPr>
                <w:sz w:val="20"/>
              </w:rPr>
              <w:t>Toelichting</w:t>
            </w:r>
          </w:p>
        </w:tc>
      </w:tr>
      <w:tr w:rsidR="00072EBE" w:rsidRPr="00B47068" w:rsidTr="00072EBE">
        <w:tc>
          <w:tcPr>
            <w:tcW w:w="2835" w:type="dxa"/>
          </w:tcPr>
          <w:p w:rsidR="00072EBE" w:rsidRPr="00B47068" w:rsidRDefault="00072EBE" w:rsidP="00F45658">
            <w:pPr>
              <w:rPr>
                <w:sz w:val="20"/>
              </w:rPr>
            </w:pPr>
            <w:r>
              <w:rPr>
                <w:sz w:val="20"/>
              </w:rPr>
              <w:t>Aantal doorschuivers</w:t>
            </w:r>
          </w:p>
        </w:tc>
        <w:tc>
          <w:tcPr>
            <w:tcW w:w="5245" w:type="dxa"/>
          </w:tcPr>
          <w:p w:rsidR="00072EBE" w:rsidRPr="00B47068" w:rsidRDefault="00072EBE" w:rsidP="00072EBE">
            <w:pPr>
              <w:rPr>
                <w:sz w:val="20"/>
              </w:rPr>
            </w:pPr>
            <w:r>
              <w:rPr>
                <w:sz w:val="20"/>
              </w:rPr>
              <w:t xml:space="preserve">Specificeert hoeveel spelers er doorschuiven naar een hogere groep. Dit is een </w:t>
            </w:r>
            <w:proofErr w:type="spellStart"/>
            <w:r>
              <w:rPr>
                <w:sz w:val="20"/>
              </w:rPr>
              <w:t>groovy</w:t>
            </w:r>
            <w:proofErr w:type="spellEnd"/>
            <w:r>
              <w:rPr>
                <w:sz w:val="20"/>
              </w:rPr>
              <w:t xml:space="preserve"> functie waarbij x=periode, y=ronde</w:t>
            </w:r>
          </w:p>
        </w:tc>
      </w:tr>
      <w:tr w:rsidR="00072EBE" w:rsidRPr="00B47068" w:rsidTr="00072EBE">
        <w:tc>
          <w:tcPr>
            <w:tcW w:w="2835" w:type="dxa"/>
          </w:tcPr>
          <w:p w:rsidR="00072EBE" w:rsidRPr="00B47068" w:rsidRDefault="00072EBE" w:rsidP="00F45658">
            <w:pPr>
              <w:rPr>
                <w:sz w:val="20"/>
              </w:rPr>
            </w:pPr>
            <w:r>
              <w:rPr>
                <w:sz w:val="20"/>
              </w:rPr>
              <w:t>Sorteer op rating voor…</w:t>
            </w:r>
          </w:p>
        </w:tc>
        <w:tc>
          <w:tcPr>
            <w:tcW w:w="5245" w:type="dxa"/>
          </w:tcPr>
          <w:p w:rsidR="00072EBE" w:rsidRPr="00B47068" w:rsidRDefault="00072EBE" w:rsidP="00F45658">
            <w:pPr>
              <w:rPr>
                <w:sz w:val="20"/>
              </w:rPr>
            </w:pPr>
            <w:r>
              <w:rPr>
                <w:sz w:val="20"/>
              </w:rPr>
              <w:t>Specificeert of er gesorteerd moet worden op rating voor het indelen (</w:t>
            </w:r>
            <w:proofErr w:type="spellStart"/>
            <w:r>
              <w:rPr>
                <w:sz w:val="20"/>
              </w:rPr>
              <w:t>ipv</w:t>
            </w:r>
            <w:proofErr w:type="spellEnd"/>
            <w:r>
              <w:rPr>
                <w:sz w:val="20"/>
              </w:rPr>
              <w:t xml:space="preserve"> stand in de groep). Dit is een </w:t>
            </w:r>
            <w:proofErr w:type="spellStart"/>
            <w:r>
              <w:rPr>
                <w:sz w:val="20"/>
              </w:rPr>
              <w:t>groovy</w:t>
            </w:r>
            <w:proofErr w:type="spellEnd"/>
            <w:r>
              <w:rPr>
                <w:sz w:val="20"/>
              </w:rPr>
              <w:t xml:space="preserve"> functie met x=groep, y=periode en </w:t>
            </w:r>
            <w:proofErr w:type="spellStart"/>
            <w:r>
              <w:rPr>
                <w:sz w:val="20"/>
              </w:rPr>
              <w:t>z</w:t>
            </w:r>
            <w:proofErr w:type="spellEnd"/>
            <w:r>
              <w:rPr>
                <w:sz w:val="20"/>
              </w:rPr>
              <w:t>=ronde</w:t>
            </w:r>
          </w:p>
        </w:tc>
      </w:tr>
      <w:tr w:rsidR="00072EBE" w:rsidRPr="00B47068" w:rsidTr="00072EBE">
        <w:tc>
          <w:tcPr>
            <w:tcW w:w="2835" w:type="dxa"/>
          </w:tcPr>
          <w:p w:rsidR="00072EBE" w:rsidRPr="00B47068" w:rsidRDefault="00072EBE" w:rsidP="00F45658">
            <w:pPr>
              <w:rPr>
                <w:sz w:val="20"/>
              </w:rPr>
            </w:pPr>
            <w:r>
              <w:rPr>
                <w:sz w:val="20"/>
              </w:rPr>
              <w:t>Laatste ronde altijd…</w:t>
            </w:r>
          </w:p>
        </w:tc>
        <w:tc>
          <w:tcPr>
            <w:tcW w:w="5245" w:type="dxa"/>
          </w:tcPr>
          <w:p w:rsidR="00072EBE" w:rsidRPr="00B47068" w:rsidRDefault="00072EBE" w:rsidP="00F45658">
            <w:pPr>
              <w:rPr>
                <w:sz w:val="20"/>
              </w:rPr>
            </w:pPr>
            <w:r>
              <w:rPr>
                <w:sz w:val="20"/>
              </w:rPr>
              <w:t>Standaard wordt er in de laatste ronde alleen doorgeschoven als de groepsleider niet meer kan worden ingehaald. Als dit veld ‘waar’ wordt, wordt hier niet naar gekeken en wordt er altijd doorgeschoven</w:t>
            </w:r>
          </w:p>
        </w:tc>
      </w:tr>
      <w:tr w:rsidR="00072EBE" w:rsidRPr="00B47068" w:rsidTr="00072EBE">
        <w:tc>
          <w:tcPr>
            <w:tcW w:w="2835" w:type="dxa"/>
          </w:tcPr>
          <w:p w:rsidR="00072EBE" w:rsidRPr="00B47068" w:rsidRDefault="00072EBE" w:rsidP="00F45658">
            <w:pPr>
              <w:rPr>
                <w:sz w:val="20"/>
              </w:rPr>
            </w:pPr>
            <w:r>
              <w:rPr>
                <w:sz w:val="20"/>
              </w:rPr>
              <w:t>Speciale indeling eerste..</w:t>
            </w:r>
          </w:p>
        </w:tc>
        <w:tc>
          <w:tcPr>
            <w:tcW w:w="5245" w:type="dxa"/>
          </w:tcPr>
          <w:p w:rsidR="00072EBE" w:rsidRPr="00B47068" w:rsidRDefault="00072EBE" w:rsidP="00F45658">
            <w:pPr>
              <w:rPr>
                <w:sz w:val="20"/>
              </w:rPr>
            </w:pPr>
            <w:r>
              <w:rPr>
                <w:sz w:val="20"/>
              </w:rPr>
              <w:t>De speciale indeling eerste ronde betreft het laten spelen in de eerste serie van de bovenste helft van de groep tegen de onderste helft. Hiermee wordt automatisch een snelle ranking op niveau binnen de groep gerealiseerd.</w:t>
            </w:r>
          </w:p>
        </w:tc>
      </w:tr>
      <w:tr w:rsidR="00072EBE" w:rsidRPr="00B47068" w:rsidTr="00072EBE">
        <w:tc>
          <w:tcPr>
            <w:tcW w:w="2835" w:type="dxa"/>
          </w:tcPr>
          <w:p w:rsidR="00072EBE" w:rsidRPr="00B47068" w:rsidRDefault="00072EBE" w:rsidP="00F45658">
            <w:pPr>
              <w:rPr>
                <w:sz w:val="20"/>
              </w:rPr>
            </w:pPr>
            <w:r>
              <w:rPr>
                <w:sz w:val="20"/>
              </w:rPr>
              <w:t xml:space="preserve">Gebruik </w:t>
            </w:r>
            <w:proofErr w:type="spellStart"/>
            <w:r>
              <w:rPr>
                <w:sz w:val="20"/>
              </w:rPr>
              <w:t>fuzzy</w:t>
            </w:r>
            <w:proofErr w:type="spellEnd"/>
            <w:r>
              <w:rPr>
                <w:sz w:val="20"/>
              </w:rPr>
              <w:t xml:space="preserve"> algoritme</w:t>
            </w:r>
          </w:p>
        </w:tc>
        <w:tc>
          <w:tcPr>
            <w:tcW w:w="5245" w:type="dxa"/>
          </w:tcPr>
          <w:p w:rsidR="00072EBE" w:rsidRPr="00B47068" w:rsidRDefault="00072EBE" w:rsidP="00F45658">
            <w:pPr>
              <w:rPr>
                <w:sz w:val="20"/>
              </w:rPr>
            </w:pPr>
            <w:r>
              <w:rPr>
                <w:sz w:val="20"/>
              </w:rPr>
              <w:t xml:space="preserve">Experimenteel. Gebruik een </w:t>
            </w:r>
            <w:proofErr w:type="spellStart"/>
            <w:r>
              <w:rPr>
                <w:sz w:val="20"/>
              </w:rPr>
              <w:t>fuzzy</w:t>
            </w:r>
            <w:proofErr w:type="spellEnd"/>
            <w:r>
              <w:rPr>
                <w:sz w:val="20"/>
              </w:rPr>
              <w:t xml:space="preserve"> algoritme om de beste wedstrijden te vinden.</w:t>
            </w:r>
          </w:p>
        </w:tc>
      </w:tr>
      <w:tr w:rsidR="00072EBE" w:rsidRPr="00B47068" w:rsidTr="00072EBE">
        <w:tc>
          <w:tcPr>
            <w:tcW w:w="2835" w:type="dxa"/>
          </w:tcPr>
          <w:p w:rsidR="00072EBE" w:rsidRPr="00072EBE" w:rsidRDefault="00072EBE" w:rsidP="00F45658">
            <w:pPr>
              <w:rPr>
                <w:b/>
                <w:sz w:val="20"/>
              </w:rPr>
            </w:pPr>
            <w:r w:rsidRPr="00072EBE">
              <w:rPr>
                <w:b/>
                <w:sz w:val="20"/>
              </w:rPr>
              <w:t>Klassieke indeling:</w:t>
            </w:r>
          </w:p>
        </w:tc>
        <w:tc>
          <w:tcPr>
            <w:tcW w:w="5245" w:type="dxa"/>
          </w:tcPr>
          <w:p w:rsidR="00072EBE" w:rsidRPr="00B47068" w:rsidRDefault="00072EBE" w:rsidP="00F45658">
            <w:pPr>
              <w:rPr>
                <w:sz w:val="20"/>
              </w:rPr>
            </w:pPr>
          </w:p>
        </w:tc>
      </w:tr>
      <w:tr w:rsidR="00072EBE" w:rsidRPr="00B47068" w:rsidTr="00072EBE">
        <w:tc>
          <w:tcPr>
            <w:tcW w:w="2835" w:type="dxa"/>
          </w:tcPr>
          <w:p w:rsidR="00072EBE" w:rsidRPr="00B47068" w:rsidRDefault="00072EBE" w:rsidP="00F45658">
            <w:pPr>
              <w:rPr>
                <w:sz w:val="20"/>
              </w:rPr>
            </w:pPr>
            <w:r>
              <w:rPr>
                <w:sz w:val="20"/>
              </w:rPr>
              <w:t>Beginpunt trio</w:t>
            </w:r>
          </w:p>
        </w:tc>
        <w:tc>
          <w:tcPr>
            <w:tcW w:w="5245" w:type="dxa"/>
          </w:tcPr>
          <w:p w:rsidR="00072EBE" w:rsidRPr="00B47068" w:rsidRDefault="00072EBE" w:rsidP="00F45658">
            <w:pPr>
              <w:rPr>
                <w:sz w:val="20"/>
              </w:rPr>
            </w:pPr>
            <w:r>
              <w:rPr>
                <w:sz w:val="20"/>
              </w:rPr>
              <w:t xml:space="preserve">Waar wordt begonnen met zoeken naar een eventueel trio. </w:t>
            </w:r>
            <w:proofErr w:type="spellStart"/>
            <w:r>
              <w:rPr>
                <w:sz w:val="20"/>
              </w:rPr>
              <w:t>Groovy</w:t>
            </w:r>
            <w:proofErr w:type="spellEnd"/>
            <w:r>
              <w:rPr>
                <w:sz w:val="20"/>
              </w:rPr>
              <w:t xml:space="preserve"> functie waarin x=groepsgrootte</w:t>
            </w:r>
          </w:p>
        </w:tc>
      </w:tr>
      <w:tr w:rsidR="00072EBE" w:rsidRPr="00B47068" w:rsidTr="00072EBE">
        <w:tc>
          <w:tcPr>
            <w:tcW w:w="2835" w:type="dxa"/>
          </w:tcPr>
          <w:p w:rsidR="00072EBE" w:rsidRDefault="00072EBE" w:rsidP="00F45658">
            <w:pPr>
              <w:rPr>
                <w:sz w:val="20"/>
              </w:rPr>
            </w:pPr>
            <w:r>
              <w:rPr>
                <w:sz w:val="20"/>
              </w:rPr>
              <w:t>Max verschil tissen…</w:t>
            </w:r>
          </w:p>
        </w:tc>
        <w:tc>
          <w:tcPr>
            <w:tcW w:w="5245" w:type="dxa"/>
          </w:tcPr>
          <w:p w:rsidR="00072EBE" w:rsidRPr="00B47068" w:rsidRDefault="00072EBE" w:rsidP="00F45658">
            <w:pPr>
              <w:rPr>
                <w:sz w:val="20"/>
              </w:rPr>
            </w:pPr>
            <w:r>
              <w:rPr>
                <w:sz w:val="20"/>
              </w:rPr>
              <w:t>Parameter die aangeeft hoe ver wordt gezocht naar een goede tegenstander, beginnende bij het minimumverschil (1 in serie 1, 2 in serie 2, etc.)</w:t>
            </w:r>
          </w:p>
        </w:tc>
      </w:tr>
      <w:tr w:rsidR="00072EBE" w:rsidRPr="00B47068" w:rsidTr="00072EBE">
        <w:tc>
          <w:tcPr>
            <w:tcW w:w="2835" w:type="dxa"/>
          </w:tcPr>
          <w:p w:rsidR="00072EBE" w:rsidRPr="00072EBE" w:rsidRDefault="00072EBE" w:rsidP="00F45658">
            <w:pPr>
              <w:rPr>
                <w:b/>
                <w:sz w:val="20"/>
              </w:rPr>
            </w:pPr>
            <w:proofErr w:type="spellStart"/>
            <w:r w:rsidRPr="00072EBE">
              <w:rPr>
                <w:b/>
                <w:sz w:val="20"/>
              </w:rPr>
              <w:t>Fuzzy</w:t>
            </w:r>
            <w:proofErr w:type="spellEnd"/>
            <w:r w:rsidRPr="00072EBE">
              <w:rPr>
                <w:b/>
                <w:sz w:val="20"/>
              </w:rPr>
              <w:t xml:space="preserve"> indeling:</w:t>
            </w:r>
          </w:p>
        </w:tc>
        <w:tc>
          <w:tcPr>
            <w:tcW w:w="5245" w:type="dxa"/>
          </w:tcPr>
          <w:p w:rsidR="00072EBE" w:rsidRPr="00B47068" w:rsidRDefault="00072EBE" w:rsidP="00F45658">
            <w:pPr>
              <w:rPr>
                <w:sz w:val="20"/>
              </w:rPr>
            </w:pPr>
          </w:p>
        </w:tc>
      </w:tr>
      <w:tr w:rsidR="00072EBE" w:rsidRPr="00B47068" w:rsidTr="00072EBE">
        <w:tc>
          <w:tcPr>
            <w:tcW w:w="2835" w:type="dxa"/>
          </w:tcPr>
          <w:p w:rsidR="00072EBE" w:rsidRPr="00072EBE" w:rsidRDefault="00072EBE" w:rsidP="00072EBE">
            <w:pPr>
              <w:rPr>
                <w:sz w:val="20"/>
              </w:rPr>
            </w:pPr>
            <w:r w:rsidRPr="00072EBE">
              <w:rPr>
                <w:sz w:val="20"/>
              </w:rPr>
              <w:t xml:space="preserve">Weging nieuwe </w:t>
            </w:r>
            <w:r>
              <w:rPr>
                <w:sz w:val="20"/>
              </w:rPr>
              <w:t>…</w:t>
            </w:r>
          </w:p>
        </w:tc>
        <w:tc>
          <w:tcPr>
            <w:tcW w:w="5245" w:type="dxa"/>
          </w:tcPr>
          <w:p w:rsidR="00072EBE" w:rsidRPr="00B47068" w:rsidRDefault="00072EBE" w:rsidP="00F45658">
            <w:pPr>
              <w:rPr>
                <w:sz w:val="20"/>
              </w:rPr>
            </w:pPr>
            <w:r>
              <w:rPr>
                <w:sz w:val="20"/>
              </w:rPr>
              <w:t>Hoe zwaar weegt het vinden van een tegenstander, waar in de afgelopen vier wedstrijden niet tegen is gespeeld, mee. Waarde tussen 0.0 en 1.0</w:t>
            </w:r>
          </w:p>
        </w:tc>
      </w:tr>
      <w:tr w:rsidR="00072EBE" w:rsidRPr="00B47068" w:rsidTr="00072EBE">
        <w:tc>
          <w:tcPr>
            <w:tcW w:w="2835" w:type="dxa"/>
          </w:tcPr>
          <w:p w:rsidR="00072EBE" w:rsidRPr="00072EBE" w:rsidRDefault="00072EBE" w:rsidP="00F45658">
            <w:pPr>
              <w:rPr>
                <w:sz w:val="20"/>
              </w:rPr>
            </w:pPr>
            <w:r w:rsidRPr="00072EBE">
              <w:rPr>
                <w:sz w:val="20"/>
              </w:rPr>
              <w:t>Weging afstand…</w:t>
            </w:r>
          </w:p>
        </w:tc>
        <w:tc>
          <w:tcPr>
            <w:tcW w:w="5245" w:type="dxa"/>
          </w:tcPr>
          <w:p w:rsidR="00072EBE" w:rsidRPr="00B47068" w:rsidRDefault="00072EBE" w:rsidP="00072EBE">
            <w:pPr>
              <w:rPr>
                <w:sz w:val="20"/>
              </w:rPr>
            </w:pPr>
            <w:r>
              <w:rPr>
                <w:sz w:val="20"/>
              </w:rPr>
              <w:t>Hoe zwaar weegt het vinden van een tegenstander, die dichtbij staat in de stand, mee. Waarde tussen 0.0 en 1.0</w:t>
            </w:r>
          </w:p>
        </w:tc>
      </w:tr>
      <w:tr w:rsidR="00072EBE" w:rsidRPr="00B47068" w:rsidTr="00072EBE">
        <w:tc>
          <w:tcPr>
            <w:tcW w:w="2835" w:type="dxa"/>
          </w:tcPr>
          <w:p w:rsidR="00072EBE" w:rsidRPr="00072EBE" w:rsidRDefault="00072EBE" w:rsidP="00F45658">
            <w:pPr>
              <w:rPr>
                <w:sz w:val="20"/>
              </w:rPr>
            </w:pPr>
            <w:r w:rsidRPr="00072EBE">
              <w:rPr>
                <w:sz w:val="20"/>
              </w:rPr>
              <w:t>Weging zwart/wit…</w:t>
            </w:r>
          </w:p>
        </w:tc>
        <w:tc>
          <w:tcPr>
            <w:tcW w:w="5245" w:type="dxa"/>
          </w:tcPr>
          <w:p w:rsidR="00072EBE" w:rsidRPr="00B47068" w:rsidRDefault="00072EBE" w:rsidP="00072EBE">
            <w:pPr>
              <w:rPr>
                <w:sz w:val="20"/>
              </w:rPr>
            </w:pPr>
            <w:r>
              <w:rPr>
                <w:sz w:val="20"/>
              </w:rPr>
              <w:t>Hoe zwaar weegt het vinden van een tegenstander, met een tegengestelde zwart/wit voorkeur, mee. Waarde tussen 0.0 en 1.0</w:t>
            </w:r>
          </w:p>
        </w:tc>
      </w:tr>
      <w:tr w:rsidR="00072EBE" w:rsidRPr="00B47068" w:rsidTr="00072EBE">
        <w:tc>
          <w:tcPr>
            <w:tcW w:w="2835" w:type="dxa"/>
          </w:tcPr>
          <w:p w:rsidR="00072EBE" w:rsidRPr="00072EBE" w:rsidRDefault="00072EBE" w:rsidP="00F45658">
            <w:pPr>
              <w:rPr>
                <w:sz w:val="20"/>
              </w:rPr>
            </w:pPr>
            <w:r w:rsidRPr="00072EBE">
              <w:rPr>
                <w:sz w:val="20"/>
              </w:rPr>
              <w:t>Weging doorschuiver…</w:t>
            </w:r>
          </w:p>
        </w:tc>
        <w:tc>
          <w:tcPr>
            <w:tcW w:w="5245" w:type="dxa"/>
          </w:tcPr>
          <w:p w:rsidR="00072EBE" w:rsidRPr="00B47068" w:rsidRDefault="00072EBE" w:rsidP="00AE2631">
            <w:pPr>
              <w:rPr>
                <w:sz w:val="20"/>
              </w:rPr>
            </w:pPr>
            <w:r>
              <w:rPr>
                <w:sz w:val="20"/>
              </w:rPr>
              <w:t xml:space="preserve">Hoe zwaar weegt het vinden van een tegenstander, </w:t>
            </w:r>
            <w:r w:rsidR="00AE2631">
              <w:rPr>
                <w:sz w:val="20"/>
              </w:rPr>
              <w:t>die uit een andere groep komt indien het een doorschuiver betreft</w:t>
            </w:r>
            <w:r>
              <w:rPr>
                <w:sz w:val="20"/>
              </w:rPr>
              <w:t>, mee. Waarde tussen 0.0 en 1.0</w:t>
            </w:r>
          </w:p>
        </w:tc>
      </w:tr>
    </w:tbl>
    <w:p w:rsidR="00072EBE" w:rsidRDefault="00072EBE" w:rsidP="00E142D7"/>
    <w:p w:rsidR="00D147FE" w:rsidRDefault="00B47068" w:rsidP="00E142D7">
      <w:r>
        <w:rPr>
          <w:noProof/>
        </w:rPr>
        <w:drawing>
          <wp:inline distT="0" distB="0" distL="0" distR="0" wp14:anchorId="46B48EBD" wp14:editId="17D4B551">
            <wp:extent cx="3600000" cy="2520000"/>
            <wp:effectExtent l="171450" t="171450" r="381635" b="356870"/>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AE2631" w:rsidP="00E142D7">
      <w:r>
        <w:t>Tot slot zijn er nog een aantal instellingen betreffende de export mogelijkheden:</w:t>
      </w:r>
    </w:p>
    <w:tbl>
      <w:tblPr>
        <w:tblStyle w:val="Gemiddeldearcering1-accent5"/>
        <w:tblW w:w="0" w:type="auto"/>
        <w:tblInd w:w="250" w:type="dxa"/>
        <w:tblLook w:val="0620" w:firstRow="1" w:lastRow="0" w:firstColumn="0" w:lastColumn="0" w:noHBand="1" w:noVBand="1"/>
      </w:tblPr>
      <w:tblGrid>
        <w:gridCol w:w="2835"/>
        <w:gridCol w:w="5245"/>
      </w:tblGrid>
      <w:tr w:rsidR="00AE2631" w:rsidRPr="00B47068" w:rsidTr="00F45658">
        <w:trPr>
          <w:cnfStyle w:val="100000000000" w:firstRow="1" w:lastRow="0" w:firstColumn="0" w:lastColumn="0" w:oddVBand="0" w:evenVBand="0" w:oddHBand="0" w:evenHBand="0" w:firstRowFirstColumn="0" w:firstRowLastColumn="0" w:lastRowFirstColumn="0" w:lastRowLastColumn="0"/>
        </w:trPr>
        <w:tc>
          <w:tcPr>
            <w:tcW w:w="2835" w:type="dxa"/>
          </w:tcPr>
          <w:p w:rsidR="00AE2631" w:rsidRPr="00B47068" w:rsidRDefault="00AE2631" w:rsidP="00F45658">
            <w:pPr>
              <w:rPr>
                <w:sz w:val="20"/>
              </w:rPr>
            </w:pPr>
            <w:r w:rsidRPr="00B47068">
              <w:rPr>
                <w:sz w:val="20"/>
              </w:rPr>
              <w:t>Veld</w:t>
            </w:r>
          </w:p>
        </w:tc>
        <w:tc>
          <w:tcPr>
            <w:tcW w:w="5245" w:type="dxa"/>
          </w:tcPr>
          <w:p w:rsidR="00AE2631" w:rsidRPr="00B47068" w:rsidRDefault="00AE2631" w:rsidP="00F45658">
            <w:pPr>
              <w:rPr>
                <w:sz w:val="20"/>
              </w:rPr>
            </w:pPr>
            <w:r w:rsidRPr="00B47068">
              <w:rPr>
                <w:sz w:val="20"/>
              </w:rPr>
              <w:t>Toelichting</w:t>
            </w:r>
          </w:p>
        </w:tc>
      </w:tr>
      <w:tr w:rsidR="00AE2631" w:rsidRPr="00B47068" w:rsidTr="00F45658">
        <w:tc>
          <w:tcPr>
            <w:tcW w:w="2835" w:type="dxa"/>
          </w:tcPr>
          <w:p w:rsidR="00AE2631" w:rsidRPr="00B47068" w:rsidRDefault="004A4EFA" w:rsidP="00F45658">
            <w:pPr>
              <w:rPr>
                <w:sz w:val="20"/>
              </w:rPr>
            </w:pPr>
            <w:r>
              <w:rPr>
                <w:sz w:val="20"/>
              </w:rPr>
              <w:t>Exporteer uitslag kort …</w:t>
            </w:r>
          </w:p>
        </w:tc>
        <w:tc>
          <w:tcPr>
            <w:tcW w:w="5245" w:type="dxa"/>
          </w:tcPr>
          <w:p w:rsidR="00AE2631" w:rsidRPr="00B47068" w:rsidRDefault="004A4EFA" w:rsidP="004A4EFA">
            <w:pPr>
              <w:rPr>
                <w:sz w:val="20"/>
              </w:rPr>
            </w:pPr>
            <w:r>
              <w:rPr>
                <w:sz w:val="20"/>
              </w:rPr>
              <w:t>Compacte versie van de stand</w:t>
            </w:r>
          </w:p>
        </w:tc>
      </w:tr>
      <w:tr w:rsidR="00AE2631" w:rsidRPr="00B47068" w:rsidTr="00F45658">
        <w:tc>
          <w:tcPr>
            <w:tcW w:w="2835" w:type="dxa"/>
          </w:tcPr>
          <w:p w:rsidR="00AE2631" w:rsidRPr="00B47068" w:rsidRDefault="004A4EFA" w:rsidP="00F45658">
            <w:pPr>
              <w:rPr>
                <w:sz w:val="20"/>
              </w:rPr>
            </w:pPr>
            <w:r>
              <w:rPr>
                <w:sz w:val="20"/>
              </w:rPr>
              <w:t>Exporteer uitslag lang …</w:t>
            </w:r>
          </w:p>
        </w:tc>
        <w:tc>
          <w:tcPr>
            <w:tcW w:w="5245" w:type="dxa"/>
          </w:tcPr>
          <w:p w:rsidR="00AE2631" w:rsidRPr="00B47068" w:rsidRDefault="004A4EFA" w:rsidP="00F45658">
            <w:pPr>
              <w:rPr>
                <w:sz w:val="20"/>
              </w:rPr>
            </w:pPr>
            <w:r>
              <w:rPr>
                <w:sz w:val="20"/>
              </w:rPr>
              <w:t xml:space="preserve">Uitgebreide versie van het uitslagbestand met additionele </w:t>
            </w:r>
            <w:proofErr w:type="spellStart"/>
            <w:r>
              <w:rPr>
                <w:sz w:val="20"/>
              </w:rPr>
              <w:t>spelerinformatie</w:t>
            </w:r>
            <w:proofErr w:type="spellEnd"/>
          </w:p>
        </w:tc>
      </w:tr>
      <w:tr w:rsidR="00AE2631" w:rsidRPr="00B47068" w:rsidTr="00F45658">
        <w:tc>
          <w:tcPr>
            <w:tcW w:w="2835" w:type="dxa"/>
          </w:tcPr>
          <w:p w:rsidR="00AE2631" w:rsidRPr="00B47068" w:rsidRDefault="004A4EFA" w:rsidP="00F45658">
            <w:pPr>
              <w:rPr>
                <w:sz w:val="20"/>
              </w:rPr>
            </w:pPr>
            <w:r>
              <w:rPr>
                <w:sz w:val="20"/>
              </w:rPr>
              <w:t>Voeg doorschuivers …</w:t>
            </w:r>
          </w:p>
        </w:tc>
        <w:tc>
          <w:tcPr>
            <w:tcW w:w="5245" w:type="dxa"/>
          </w:tcPr>
          <w:p w:rsidR="00AE2631" w:rsidRPr="00B47068" w:rsidRDefault="004A4EFA" w:rsidP="00F45658">
            <w:pPr>
              <w:rPr>
                <w:sz w:val="20"/>
              </w:rPr>
            </w:pPr>
            <w:r>
              <w:rPr>
                <w:sz w:val="20"/>
              </w:rPr>
              <w:t>Voeg doorschuivers toe aan de uitslagbestanden</w:t>
            </w:r>
          </w:p>
        </w:tc>
      </w:tr>
      <w:tr w:rsidR="00AE2631" w:rsidRPr="00B47068" w:rsidTr="00F45658">
        <w:tc>
          <w:tcPr>
            <w:tcW w:w="2835" w:type="dxa"/>
          </w:tcPr>
          <w:p w:rsidR="00AE2631" w:rsidRPr="00B47068" w:rsidRDefault="004A4EFA" w:rsidP="00F45658">
            <w:pPr>
              <w:rPr>
                <w:sz w:val="20"/>
              </w:rPr>
            </w:pPr>
            <w:r>
              <w:rPr>
                <w:sz w:val="20"/>
              </w:rPr>
              <w:t>Header doorschuivers</w:t>
            </w:r>
          </w:p>
        </w:tc>
        <w:tc>
          <w:tcPr>
            <w:tcW w:w="5245" w:type="dxa"/>
          </w:tcPr>
          <w:p w:rsidR="00AE2631" w:rsidRPr="00B47068" w:rsidRDefault="004A4EFA" w:rsidP="004A4EFA">
            <w:pPr>
              <w:rPr>
                <w:sz w:val="20"/>
              </w:rPr>
            </w:pPr>
            <w:r>
              <w:rPr>
                <w:sz w:val="20"/>
              </w:rPr>
              <w:t>Standaard tekst die geplaatst wordt in het uitslagbestand boven de doorschuivers.</w:t>
            </w:r>
          </w:p>
        </w:tc>
      </w:tr>
      <w:tr w:rsidR="00AE2631" w:rsidRPr="00B47068" w:rsidTr="00F45658">
        <w:tc>
          <w:tcPr>
            <w:tcW w:w="2835" w:type="dxa"/>
          </w:tcPr>
          <w:p w:rsidR="00AE2631" w:rsidRPr="00B47068" w:rsidRDefault="004A4EFA" w:rsidP="00F45658">
            <w:pPr>
              <w:rPr>
                <w:sz w:val="20"/>
              </w:rPr>
            </w:pPr>
            <w:proofErr w:type="spellStart"/>
            <w:r>
              <w:rPr>
                <w:sz w:val="20"/>
              </w:rPr>
              <w:t>Footer</w:t>
            </w:r>
            <w:proofErr w:type="spellEnd"/>
            <w:r>
              <w:rPr>
                <w:sz w:val="20"/>
              </w:rPr>
              <w:t xml:space="preserve"> doorschuivers</w:t>
            </w:r>
          </w:p>
        </w:tc>
        <w:tc>
          <w:tcPr>
            <w:tcW w:w="5245" w:type="dxa"/>
          </w:tcPr>
          <w:p w:rsidR="00AE2631" w:rsidRPr="00B47068" w:rsidRDefault="004A4EFA" w:rsidP="00F45658">
            <w:pPr>
              <w:rPr>
                <w:sz w:val="20"/>
              </w:rPr>
            </w:pPr>
            <w:r>
              <w:rPr>
                <w:sz w:val="20"/>
              </w:rPr>
              <w:t>Standaard tekst die geplaatst wordt in het uitslagbestand onder de doorschuivers.</w:t>
            </w:r>
          </w:p>
        </w:tc>
      </w:tr>
      <w:tr w:rsidR="00AE2631" w:rsidRPr="00B47068" w:rsidTr="00F45658">
        <w:tc>
          <w:tcPr>
            <w:tcW w:w="2835" w:type="dxa"/>
          </w:tcPr>
          <w:p w:rsidR="00AE2631" w:rsidRPr="004A4EFA" w:rsidRDefault="004A4EFA" w:rsidP="00F45658">
            <w:pPr>
              <w:rPr>
                <w:sz w:val="20"/>
              </w:rPr>
            </w:pPr>
            <w:r w:rsidRPr="004A4EFA">
              <w:rPr>
                <w:sz w:val="20"/>
              </w:rPr>
              <w:t>Export KEI lijst</w:t>
            </w:r>
          </w:p>
        </w:tc>
        <w:tc>
          <w:tcPr>
            <w:tcW w:w="5245" w:type="dxa"/>
          </w:tcPr>
          <w:p w:rsidR="00AE2631" w:rsidRPr="00B47068" w:rsidRDefault="004A4EFA" w:rsidP="00F45658">
            <w:pPr>
              <w:rPr>
                <w:sz w:val="20"/>
              </w:rPr>
            </w:pPr>
            <w:r>
              <w:rPr>
                <w:sz w:val="20"/>
              </w:rPr>
              <w:t>Exporteer bestand met de KEI stand</w:t>
            </w:r>
          </w:p>
        </w:tc>
      </w:tr>
      <w:tr w:rsidR="00AE2631" w:rsidRPr="00B47068" w:rsidTr="00F45658">
        <w:tc>
          <w:tcPr>
            <w:tcW w:w="2835" w:type="dxa"/>
          </w:tcPr>
          <w:p w:rsidR="00AE2631" w:rsidRPr="00B47068" w:rsidRDefault="004A4EFA" w:rsidP="00F45658">
            <w:pPr>
              <w:rPr>
                <w:sz w:val="20"/>
              </w:rPr>
            </w:pPr>
            <w:r>
              <w:rPr>
                <w:sz w:val="20"/>
              </w:rPr>
              <w:t>Export intekenlijsten</w:t>
            </w:r>
          </w:p>
        </w:tc>
        <w:tc>
          <w:tcPr>
            <w:tcW w:w="5245" w:type="dxa"/>
          </w:tcPr>
          <w:p w:rsidR="00AE2631" w:rsidRPr="00B47068" w:rsidRDefault="004A4EFA" w:rsidP="00F45658">
            <w:pPr>
              <w:rPr>
                <w:sz w:val="20"/>
              </w:rPr>
            </w:pPr>
            <w:r>
              <w:rPr>
                <w:sz w:val="20"/>
              </w:rPr>
              <w:t>Exporteer intekenlijsten die de volgende ronde gebruikt kunnen worden om spelers zich aan te laten melden</w:t>
            </w:r>
          </w:p>
        </w:tc>
      </w:tr>
      <w:tr w:rsidR="00AE2631" w:rsidRPr="00B47068" w:rsidTr="00F45658">
        <w:tc>
          <w:tcPr>
            <w:tcW w:w="2835" w:type="dxa"/>
          </w:tcPr>
          <w:p w:rsidR="00AE2631" w:rsidRDefault="004A4EFA" w:rsidP="00F45658">
            <w:pPr>
              <w:rPr>
                <w:sz w:val="20"/>
              </w:rPr>
            </w:pPr>
            <w:r>
              <w:rPr>
                <w:sz w:val="20"/>
              </w:rPr>
              <w:t>Export KNSB rating</w:t>
            </w:r>
          </w:p>
        </w:tc>
        <w:tc>
          <w:tcPr>
            <w:tcW w:w="5245" w:type="dxa"/>
          </w:tcPr>
          <w:p w:rsidR="00AE2631" w:rsidRPr="00B47068" w:rsidRDefault="004A4EFA" w:rsidP="004A4EFA">
            <w:pPr>
              <w:rPr>
                <w:sz w:val="20"/>
              </w:rPr>
            </w:pPr>
            <w:r>
              <w:rPr>
                <w:sz w:val="20"/>
              </w:rPr>
              <w:t>Exporteer bestand in KNSB formaat voor verwerking in de ranking</w:t>
            </w:r>
          </w:p>
        </w:tc>
      </w:tr>
      <w:tr w:rsidR="00AE2631" w:rsidRPr="00B47068" w:rsidTr="00F45658">
        <w:tc>
          <w:tcPr>
            <w:tcW w:w="2835" w:type="dxa"/>
          </w:tcPr>
          <w:p w:rsidR="00AE2631" w:rsidRPr="004A4EFA" w:rsidRDefault="004A4EFA" w:rsidP="00F45658">
            <w:pPr>
              <w:rPr>
                <w:sz w:val="20"/>
              </w:rPr>
            </w:pPr>
            <w:r w:rsidRPr="004A4EFA">
              <w:rPr>
                <w:sz w:val="20"/>
              </w:rPr>
              <w:t>Export OSBO rating</w:t>
            </w:r>
          </w:p>
        </w:tc>
        <w:tc>
          <w:tcPr>
            <w:tcW w:w="5245" w:type="dxa"/>
          </w:tcPr>
          <w:p w:rsidR="00AE2631" w:rsidRPr="00B47068" w:rsidRDefault="004A4EFA" w:rsidP="00F45658">
            <w:pPr>
              <w:rPr>
                <w:sz w:val="20"/>
              </w:rPr>
            </w:pPr>
            <w:r>
              <w:rPr>
                <w:sz w:val="20"/>
              </w:rPr>
              <w:t>Exporteer bestand in OSBO formaat voor verwerking in de ranking</w:t>
            </w:r>
          </w:p>
        </w:tc>
      </w:tr>
      <w:tr w:rsidR="00AE2631" w:rsidRPr="00B47068" w:rsidTr="00F45658">
        <w:tc>
          <w:tcPr>
            <w:tcW w:w="2835" w:type="dxa"/>
          </w:tcPr>
          <w:p w:rsidR="00AE2631" w:rsidRPr="00072EBE" w:rsidRDefault="004A4EFA" w:rsidP="00F45658">
            <w:pPr>
              <w:rPr>
                <w:sz w:val="20"/>
              </w:rPr>
            </w:pPr>
            <w:r>
              <w:rPr>
                <w:sz w:val="20"/>
              </w:rPr>
              <w:t>Sla additionele …</w:t>
            </w:r>
          </w:p>
        </w:tc>
        <w:tc>
          <w:tcPr>
            <w:tcW w:w="5245" w:type="dxa"/>
          </w:tcPr>
          <w:p w:rsidR="00AE2631" w:rsidRPr="00B47068" w:rsidRDefault="004A4EFA" w:rsidP="00F45658">
            <w:pPr>
              <w:rPr>
                <w:sz w:val="20"/>
              </w:rPr>
            </w:pPr>
            <w:r>
              <w:rPr>
                <w:sz w:val="20"/>
              </w:rPr>
              <w:t>Sla separate statusbestanden op bij het exporteren van de wedstrijdindeling en het verwerken van de uitslagen.</w:t>
            </w:r>
          </w:p>
        </w:tc>
      </w:tr>
      <w:tr w:rsidR="00AE2631" w:rsidRPr="00B47068" w:rsidTr="00F45658">
        <w:tc>
          <w:tcPr>
            <w:tcW w:w="2835" w:type="dxa"/>
          </w:tcPr>
          <w:p w:rsidR="00AE2631" w:rsidRPr="00072EBE" w:rsidRDefault="004A4EFA" w:rsidP="00F45658">
            <w:pPr>
              <w:rPr>
                <w:sz w:val="20"/>
              </w:rPr>
            </w:pPr>
            <w:r>
              <w:rPr>
                <w:sz w:val="20"/>
              </w:rPr>
              <w:t>Prefix configuratiebestand</w:t>
            </w:r>
          </w:p>
        </w:tc>
        <w:tc>
          <w:tcPr>
            <w:tcW w:w="5245" w:type="dxa"/>
          </w:tcPr>
          <w:p w:rsidR="00AE2631" w:rsidRPr="00B47068" w:rsidRDefault="004A4EFA" w:rsidP="00F45658">
            <w:pPr>
              <w:rPr>
                <w:sz w:val="20"/>
              </w:rPr>
            </w:pPr>
            <w:r>
              <w:rPr>
                <w:sz w:val="20"/>
              </w:rPr>
              <w:t xml:space="preserve">Prefix van de </w:t>
            </w:r>
            <w:proofErr w:type="spellStart"/>
            <w:r>
              <w:rPr>
                <w:sz w:val="20"/>
              </w:rPr>
              <w:t>configuriatiebestanden</w:t>
            </w:r>
            <w:proofErr w:type="spellEnd"/>
            <w:r>
              <w:rPr>
                <w:sz w:val="20"/>
              </w:rPr>
              <w:t xml:space="preserve"> zoals deze door de applicatie worden opgeslagen</w:t>
            </w:r>
          </w:p>
        </w:tc>
      </w:tr>
      <w:tr w:rsidR="00AE2631" w:rsidRPr="00B47068" w:rsidTr="00F45658">
        <w:tc>
          <w:tcPr>
            <w:tcW w:w="2835" w:type="dxa"/>
          </w:tcPr>
          <w:p w:rsidR="00AE2631" w:rsidRPr="00072EBE" w:rsidRDefault="004A4EFA" w:rsidP="00F45658">
            <w:pPr>
              <w:rPr>
                <w:sz w:val="20"/>
              </w:rPr>
            </w:pPr>
            <w:r>
              <w:rPr>
                <w:sz w:val="20"/>
              </w:rPr>
              <w:t>Prefix statusbestand</w:t>
            </w:r>
          </w:p>
        </w:tc>
        <w:tc>
          <w:tcPr>
            <w:tcW w:w="5245" w:type="dxa"/>
          </w:tcPr>
          <w:p w:rsidR="00AE2631" w:rsidRPr="00B47068" w:rsidRDefault="004A4EFA" w:rsidP="00F45658">
            <w:pPr>
              <w:rPr>
                <w:sz w:val="20"/>
              </w:rPr>
            </w:pPr>
            <w:r>
              <w:rPr>
                <w:sz w:val="20"/>
              </w:rPr>
              <w:t>Prefix van het statusbestand dat door de applicatie wordt opgeslagen.</w:t>
            </w:r>
          </w:p>
        </w:tc>
      </w:tr>
      <w:tr w:rsidR="00AE2631" w:rsidRPr="00B47068" w:rsidTr="00F45658">
        <w:tc>
          <w:tcPr>
            <w:tcW w:w="2835" w:type="dxa"/>
          </w:tcPr>
          <w:p w:rsidR="00AE2631" w:rsidRPr="00072EBE" w:rsidRDefault="00AE2631" w:rsidP="00F45658">
            <w:pPr>
              <w:rPr>
                <w:sz w:val="20"/>
              </w:rPr>
            </w:pPr>
          </w:p>
        </w:tc>
        <w:tc>
          <w:tcPr>
            <w:tcW w:w="5245" w:type="dxa"/>
          </w:tcPr>
          <w:p w:rsidR="00AE2631" w:rsidRPr="00B47068" w:rsidRDefault="00AE2631" w:rsidP="00F45658">
            <w:pPr>
              <w:rPr>
                <w:sz w:val="20"/>
              </w:rPr>
            </w:pPr>
          </w:p>
        </w:tc>
      </w:tr>
    </w:tbl>
    <w:p w:rsidR="00AE2631" w:rsidRDefault="00AE2631" w:rsidP="00E142D7"/>
    <w:p w:rsidR="00E142D7" w:rsidRDefault="00E142D7" w:rsidP="0028190E">
      <w:pPr>
        <w:pStyle w:val="Kop1"/>
      </w:pPr>
      <w:bookmarkStart w:id="770" w:name="_Toc465588392"/>
      <w:r>
        <w:t>Bestandsformaten</w:t>
      </w:r>
      <w:bookmarkEnd w:id="770"/>
    </w:p>
    <w:p w:rsidR="00B3114A" w:rsidRPr="00B3114A" w:rsidRDefault="00B3114A" w:rsidP="00B3114A">
      <w:r>
        <w:t>Dit hoofdstuk geeft een korte uitleg van de verschillende bestandsformaten.</w:t>
      </w:r>
    </w:p>
    <w:p w:rsidR="00E142D7" w:rsidRDefault="00E142D7" w:rsidP="0028190E">
      <w:pPr>
        <w:pStyle w:val="Kop2"/>
      </w:pPr>
      <w:bookmarkStart w:id="771" w:name="_Toc465588393"/>
      <w:r>
        <w:t>Uitslag.txt</w:t>
      </w:r>
      <w:bookmarkEnd w:id="771"/>
    </w:p>
    <w:p w:rsidR="00B3114A" w:rsidRDefault="00B3114A" w:rsidP="00B3114A">
      <w:r>
        <w:t>Dit bestand bevat de stand na deze ronde voor alle groepen. Een groep ziet er als volgt uit:</w:t>
      </w:r>
    </w:p>
    <w:p w:rsidR="00B3114A" w:rsidRPr="005A2BF2" w:rsidRDefault="00B3114A" w:rsidP="00B3114A">
      <w:pPr>
        <w:rPr>
          <w:rFonts w:ascii="Courier New" w:hAnsi="Courier New" w:cs="Courier New"/>
          <w:sz w:val="18"/>
        </w:rPr>
      </w:pPr>
      <w:r w:rsidRPr="00B3114A">
        <w:rPr>
          <w:rFonts w:ascii="Courier New" w:hAnsi="Courier New" w:cs="Courier New"/>
          <w:sz w:val="18"/>
        </w:rPr>
        <w:t xml:space="preserve">Stand na 6e ronde, 1e periode </w:t>
      </w:r>
      <w:r w:rsidR="005A2BF2">
        <w:rPr>
          <w:rFonts w:ascii="Courier New" w:hAnsi="Courier New" w:cs="Courier New"/>
          <w:sz w:val="18"/>
        </w:rPr>
        <w:t xml:space="preserve">               Keizergroep (15)</w:t>
      </w:r>
      <w:r w:rsidR="005A2BF2">
        <w:rPr>
          <w:rFonts w:ascii="Courier New" w:hAnsi="Courier New" w:cs="Courier New"/>
          <w:sz w:val="18"/>
        </w:rPr>
        <w:br/>
      </w:r>
      <w:r w:rsidRPr="00B3114A">
        <w:rPr>
          <w:rFonts w:ascii="Courier New" w:hAnsi="Courier New" w:cs="Courier New"/>
          <w:sz w:val="18"/>
        </w:rPr>
        <w:t xml:space="preserve">    Naam                           </w:t>
      </w:r>
      <w:proofErr w:type="spellStart"/>
      <w:r w:rsidRPr="00B3114A">
        <w:rPr>
          <w:rFonts w:ascii="Courier New" w:hAnsi="Courier New" w:cs="Courier New"/>
          <w:sz w:val="18"/>
        </w:rPr>
        <w:t>ini</w:t>
      </w:r>
      <w:proofErr w:type="spellEnd"/>
      <w:r w:rsidRPr="00B3114A">
        <w:rPr>
          <w:rFonts w:ascii="Courier New" w:hAnsi="Courier New" w:cs="Courier New"/>
          <w:sz w:val="18"/>
        </w:rPr>
        <w:t xml:space="preserve">  </w:t>
      </w:r>
      <w:r w:rsidR="005A2BF2">
        <w:rPr>
          <w:rFonts w:ascii="Courier New" w:hAnsi="Courier New" w:cs="Courier New"/>
          <w:sz w:val="18"/>
        </w:rPr>
        <w:t xml:space="preserve"> </w:t>
      </w:r>
      <w:proofErr w:type="spellStart"/>
      <w:r w:rsidR="005A2BF2">
        <w:rPr>
          <w:rFonts w:ascii="Courier New" w:hAnsi="Courier New" w:cs="Courier New"/>
          <w:sz w:val="18"/>
        </w:rPr>
        <w:t>zw</w:t>
      </w:r>
      <w:proofErr w:type="spellEnd"/>
      <w:r w:rsidR="005A2BF2">
        <w:rPr>
          <w:rFonts w:ascii="Courier New" w:hAnsi="Courier New" w:cs="Courier New"/>
          <w:sz w:val="18"/>
        </w:rPr>
        <w:t xml:space="preserve"> rating  gespeeld tegen  </w:t>
      </w:r>
      <w:proofErr w:type="spellStart"/>
      <w:r w:rsidR="005A2BF2">
        <w:rPr>
          <w:rFonts w:ascii="Courier New" w:hAnsi="Courier New" w:cs="Courier New"/>
          <w:sz w:val="18"/>
        </w:rPr>
        <w:t>pnt</w:t>
      </w:r>
      <w:proofErr w:type="spellEnd"/>
      <w:r w:rsidR="005A2BF2">
        <w:rPr>
          <w:rFonts w:ascii="Courier New" w:hAnsi="Courier New" w:cs="Courier New"/>
          <w:sz w:val="18"/>
        </w:rPr>
        <w:br/>
      </w:r>
      <w:r w:rsidRPr="005A2BF2">
        <w:rPr>
          <w:rFonts w:ascii="Courier New" w:hAnsi="Courier New" w:cs="Courier New"/>
          <w:sz w:val="18"/>
        </w:rPr>
        <w:t>------------------------------------------</w:t>
      </w:r>
      <w:r w:rsidR="005A2BF2">
        <w:rPr>
          <w:rFonts w:ascii="Courier New" w:hAnsi="Courier New" w:cs="Courier New"/>
          <w:sz w:val="18"/>
        </w:rPr>
        <w:t>-----------------------------</w:t>
      </w:r>
      <w:r w:rsidR="005A2BF2">
        <w:rPr>
          <w:rFonts w:ascii="Courier New" w:hAnsi="Courier New" w:cs="Courier New"/>
          <w:sz w:val="18"/>
        </w:rPr>
        <w:br/>
      </w:r>
      <w:r w:rsidRPr="005A2BF2">
        <w:rPr>
          <w:rFonts w:ascii="Courier New" w:hAnsi="Courier New" w:cs="Courier New"/>
          <w:sz w:val="18"/>
        </w:rPr>
        <w:t xml:space="preserve">01. </w:t>
      </w:r>
      <w:r w:rsidRPr="00A4604B">
        <w:rPr>
          <w:rFonts w:ascii="Courier New" w:hAnsi="Courier New" w:cs="Courier New"/>
          <w:sz w:val="18"/>
          <w:lang w:val="de-DE"/>
        </w:rPr>
        <w:t xml:space="preserve">Elmar </w:t>
      </w:r>
      <w:proofErr w:type="spellStart"/>
      <w:r w:rsidRPr="00A4604B">
        <w:rPr>
          <w:rFonts w:ascii="Courier New" w:hAnsi="Courier New" w:cs="Courier New"/>
          <w:sz w:val="18"/>
          <w:lang w:val="de-DE"/>
        </w:rPr>
        <w:t>Roothaan</w:t>
      </w:r>
      <w:proofErr w:type="spellEnd"/>
      <w:r w:rsidRPr="00A4604B">
        <w:rPr>
          <w:rFonts w:ascii="Courier New" w:hAnsi="Courier New" w:cs="Courier New"/>
          <w:sz w:val="18"/>
          <w:lang w:val="de-DE"/>
        </w:rPr>
        <w:t xml:space="preserve">                 (ER)# z1 (1686)   FW+MR=Ma+X3    84</w:t>
      </w:r>
      <w:r w:rsidR="005A2BF2" w:rsidRPr="00A4604B">
        <w:rPr>
          <w:rFonts w:ascii="Courier New" w:hAnsi="Courier New" w:cs="Courier New"/>
          <w:sz w:val="18"/>
          <w:lang w:val="de-DE"/>
        </w:rPr>
        <w:br/>
      </w:r>
      <w:r w:rsidRPr="00A4604B">
        <w:rPr>
          <w:rFonts w:ascii="Courier New" w:hAnsi="Courier New" w:cs="Courier New"/>
          <w:sz w:val="18"/>
          <w:lang w:val="de-DE"/>
        </w:rPr>
        <w:t xml:space="preserve">02. Mika </w:t>
      </w:r>
      <w:proofErr w:type="spellStart"/>
      <w:r w:rsidRPr="00A4604B">
        <w:rPr>
          <w:rFonts w:ascii="Courier New" w:hAnsi="Courier New" w:cs="Courier New"/>
          <w:sz w:val="18"/>
          <w:lang w:val="de-DE"/>
        </w:rPr>
        <w:t>Rutjens</w:t>
      </w:r>
      <w:proofErr w:type="spellEnd"/>
      <w:r w:rsidRPr="00A4604B">
        <w:rPr>
          <w:rFonts w:ascii="Courier New" w:hAnsi="Courier New" w:cs="Courier New"/>
          <w:sz w:val="18"/>
          <w:lang w:val="de-DE"/>
        </w:rPr>
        <w:t xml:space="preserve">                   (MR)  z1 (1544)   TH+ER=FW=Im=   80</w:t>
      </w:r>
      <w:r w:rsidR="005A2BF2" w:rsidRPr="00A4604B">
        <w:rPr>
          <w:rFonts w:ascii="Courier New" w:hAnsi="Courier New" w:cs="Courier New"/>
          <w:sz w:val="18"/>
          <w:lang w:val="de-DE"/>
        </w:rPr>
        <w:br/>
      </w:r>
      <w:r w:rsidRPr="00A4604B">
        <w:rPr>
          <w:rFonts w:ascii="Courier New" w:hAnsi="Courier New" w:cs="Courier New"/>
          <w:sz w:val="18"/>
          <w:lang w:val="de-DE"/>
        </w:rPr>
        <w:t>…</w:t>
      </w:r>
      <w:r w:rsidR="005A2BF2" w:rsidRPr="00A4604B">
        <w:rPr>
          <w:rFonts w:ascii="Courier New" w:hAnsi="Courier New" w:cs="Courier New"/>
          <w:sz w:val="18"/>
          <w:lang w:val="de-DE"/>
        </w:rPr>
        <w:br/>
      </w:r>
      <w:r w:rsidRPr="00B3114A">
        <w:rPr>
          <w:rFonts w:ascii="Courier New" w:hAnsi="Courier New" w:cs="Courier New"/>
          <w:sz w:val="18"/>
        </w:rPr>
        <w:t>15. Lars Dam                       (Ld)</w:t>
      </w:r>
      <w:r w:rsidR="005A2BF2">
        <w:rPr>
          <w:rFonts w:ascii="Courier New" w:hAnsi="Courier New" w:cs="Courier New"/>
          <w:sz w:val="18"/>
        </w:rPr>
        <w:t># w1 ( 962)   -- -- -- --    68</w:t>
      </w:r>
      <w:r w:rsidR="005A2BF2">
        <w:rPr>
          <w:rFonts w:ascii="Courier New" w:hAnsi="Courier New" w:cs="Courier New"/>
          <w:sz w:val="18"/>
        </w:rPr>
        <w:br/>
      </w:r>
      <w:r w:rsidR="005A2BF2">
        <w:rPr>
          <w:rFonts w:ascii="Courier New" w:hAnsi="Courier New" w:cs="Courier New"/>
          <w:sz w:val="18"/>
        </w:rPr>
        <w:br/>
      </w:r>
      <w:r w:rsidRPr="00B3114A">
        <w:rPr>
          <w:rFonts w:ascii="Courier New" w:hAnsi="Courier New" w:cs="Courier New"/>
          <w:sz w:val="18"/>
        </w:rPr>
        <w:t>De volgende spelers spel</w:t>
      </w:r>
      <w:r w:rsidR="005A2BF2">
        <w:rPr>
          <w:rFonts w:ascii="Courier New" w:hAnsi="Courier New" w:cs="Courier New"/>
          <w:sz w:val="18"/>
        </w:rPr>
        <w:t>en deze week mee in deze groep:</w:t>
      </w:r>
      <w:r w:rsidR="005A2BF2">
        <w:rPr>
          <w:rFonts w:ascii="Courier New" w:hAnsi="Courier New" w:cs="Courier New"/>
          <w:sz w:val="18"/>
        </w:rPr>
        <w:br/>
      </w:r>
      <w:r w:rsidRPr="005A2BF2">
        <w:rPr>
          <w:rFonts w:ascii="Courier New" w:hAnsi="Courier New" w:cs="Courier New"/>
          <w:sz w:val="18"/>
        </w:rPr>
        <w:t xml:space="preserve">01. </w:t>
      </w:r>
      <w:proofErr w:type="spellStart"/>
      <w:r w:rsidRPr="005A2BF2">
        <w:rPr>
          <w:rFonts w:ascii="Courier New" w:hAnsi="Courier New" w:cs="Courier New"/>
          <w:sz w:val="18"/>
        </w:rPr>
        <w:t>Imre</w:t>
      </w:r>
      <w:proofErr w:type="spellEnd"/>
      <w:r w:rsidRPr="005A2BF2">
        <w:rPr>
          <w:rFonts w:ascii="Courier New" w:hAnsi="Courier New" w:cs="Courier New"/>
          <w:sz w:val="18"/>
        </w:rPr>
        <w:t xml:space="preserve"> Woest                     (</w:t>
      </w:r>
      <w:proofErr w:type="spellStart"/>
      <w:r w:rsidRPr="005A2BF2">
        <w:rPr>
          <w:rFonts w:ascii="Courier New" w:hAnsi="Courier New" w:cs="Courier New"/>
          <w:sz w:val="18"/>
        </w:rPr>
        <w:t>Im</w:t>
      </w:r>
      <w:proofErr w:type="spellEnd"/>
      <w:r w:rsidRPr="005A2BF2">
        <w:rPr>
          <w:rFonts w:ascii="Courier New" w:hAnsi="Courier New" w:cs="Courier New"/>
          <w:sz w:val="18"/>
        </w:rPr>
        <w:t>)# z1 (1184)   ## IZ+TH+MR=   7</w:t>
      </w:r>
      <w:r w:rsidRPr="00A4604B">
        <w:rPr>
          <w:rFonts w:ascii="Courier New" w:hAnsi="Courier New" w:cs="Courier New"/>
          <w:sz w:val="18"/>
        </w:rPr>
        <w:t>5</w:t>
      </w:r>
      <w:r w:rsidR="005A2BF2">
        <w:rPr>
          <w:rFonts w:ascii="Courier New" w:hAnsi="Courier New" w:cs="Courier New"/>
          <w:sz w:val="18"/>
        </w:rPr>
        <w:br/>
      </w:r>
      <w:r w:rsidRPr="00A4604B">
        <w:rPr>
          <w:rFonts w:ascii="Courier New" w:hAnsi="Courier New" w:cs="Courier New"/>
          <w:sz w:val="18"/>
        </w:rPr>
        <w:t>..</w:t>
      </w:r>
      <w:r w:rsidR="005A2BF2">
        <w:rPr>
          <w:rFonts w:ascii="Courier New" w:hAnsi="Courier New" w:cs="Courier New"/>
          <w:sz w:val="18"/>
        </w:rPr>
        <w:br/>
      </w:r>
      <w:r w:rsidRPr="005A2BF2">
        <w:rPr>
          <w:rFonts w:ascii="Courier New" w:hAnsi="Courier New" w:cs="Courier New"/>
          <w:sz w:val="18"/>
        </w:rPr>
        <w:t xml:space="preserve">04. Mark Bakker                    (Ma)# z1 (1269)   </w:t>
      </w:r>
      <w:proofErr w:type="spellStart"/>
      <w:r w:rsidRPr="005A2BF2">
        <w:rPr>
          <w:rFonts w:ascii="Courier New" w:hAnsi="Courier New" w:cs="Courier New"/>
          <w:sz w:val="18"/>
        </w:rPr>
        <w:t>JM+ER-Ju+MH</w:t>
      </w:r>
      <w:proofErr w:type="spellEnd"/>
      <w:r w:rsidRPr="005A2BF2">
        <w:rPr>
          <w:rFonts w:ascii="Courier New" w:hAnsi="Courier New" w:cs="Courier New"/>
          <w:sz w:val="18"/>
        </w:rPr>
        <w:t>+   71</w:t>
      </w:r>
      <w:r w:rsidR="005A2BF2">
        <w:rPr>
          <w:rFonts w:ascii="Courier New" w:hAnsi="Courier New" w:cs="Courier New"/>
          <w:sz w:val="18"/>
        </w:rPr>
        <w:br/>
      </w:r>
      <w:r w:rsidRPr="00B3114A">
        <w:rPr>
          <w:rFonts w:ascii="Courier New" w:hAnsi="Courier New" w:cs="Courier New"/>
          <w:sz w:val="18"/>
        </w:rPr>
        <w:t>Spelers no 3 en 4 schuiven alleen door als de groep even wordt</w:t>
      </w:r>
    </w:p>
    <w:p w:rsidR="00B3114A" w:rsidRDefault="00B3114A" w:rsidP="00E142D7">
      <w:r>
        <w:t>Deze structuur wordt voor alle groepen herhaald.</w:t>
      </w:r>
    </w:p>
    <w:p w:rsidR="00B3114A" w:rsidRDefault="00B3114A" w:rsidP="00E142D7">
      <w:r>
        <w:t>In de groepsheader staat achter de groepsnaam tussen haakjes het aantal spelers in deze groep.</w:t>
      </w:r>
      <w:r w:rsidR="00957350">
        <w:t xml:space="preserve"> Indien van toepassing, worden de spelers die doorschuiven onder elke groep genoemd.</w:t>
      </w:r>
    </w:p>
    <w:p w:rsidR="00B3114A" w:rsidRDefault="00B3114A" w:rsidP="00E142D7">
      <w:r>
        <w:t>Voor één speler worden de volgende gegevens getoond:</w:t>
      </w:r>
    </w:p>
    <w:p w:rsidR="00B3114A" w:rsidRPr="00B3114A" w:rsidRDefault="00B3114A" w:rsidP="00B3114A">
      <w:pPr>
        <w:rPr>
          <w:rFonts w:ascii="Courier New" w:hAnsi="Courier New" w:cs="Courier New"/>
          <w:sz w:val="18"/>
          <w:lang w:val="de-DE"/>
        </w:rPr>
      </w:pPr>
      <w:r w:rsidRPr="00B3114A">
        <w:rPr>
          <w:rFonts w:ascii="Courier New" w:hAnsi="Courier New" w:cs="Courier New"/>
          <w:sz w:val="18"/>
          <w:lang w:val="de-DE"/>
        </w:rPr>
        <w:t xml:space="preserve">01. Elmar </w:t>
      </w:r>
      <w:proofErr w:type="spellStart"/>
      <w:r w:rsidRPr="00B3114A">
        <w:rPr>
          <w:rFonts w:ascii="Courier New" w:hAnsi="Courier New" w:cs="Courier New"/>
          <w:sz w:val="18"/>
          <w:lang w:val="de-DE"/>
        </w:rPr>
        <w:t>Roothaan</w:t>
      </w:r>
      <w:proofErr w:type="spellEnd"/>
      <w:r w:rsidRPr="00B3114A">
        <w:rPr>
          <w:rFonts w:ascii="Courier New" w:hAnsi="Courier New" w:cs="Courier New"/>
          <w:sz w:val="18"/>
          <w:lang w:val="de-DE"/>
        </w:rPr>
        <w:t xml:space="preserve">                 (ER)# z1 (1686)   FW+MR=Ma+X3    84</w:t>
      </w:r>
    </w:p>
    <w:p w:rsidR="00B3114A" w:rsidRDefault="00B3114A" w:rsidP="00B3114A">
      <w:pPr>
        <w:pStyle w:val="Lijstalinea"/>
        <w:numPr>
          <w:ilvl w:val="0"/>
          <w:numId w:val="9"/>
        </w:numPr>
      </w:pPr>
      <w:r w:rsidRPr="00B3114A">
        <w:t>01</w:t>
      </w:r>
      <w:r w:rsidRPr="00B3114A">
        <w:tab/>
      </w:r>
      <w:r w:rsidRPr="00B3114A">
        <w:tab/>
      </w:r>
      <w:r>
        <w:tab/>
      </w:r>
      <w:r w:rsidRPr="00B3114A">
        <w:t>Positie in de groep</w:t>
      </w:r>
    </w:p>
    <w:p w:rsidR="00B3114A" w:rsidRDefault="00B3114A" w:rsidP="00B3114A">
      <w:pPr>
        <w:pStyle w:val="Lijstalinea"/>
        <w:numPr>
          <w:ilvl w:val="0"/>
          <w:numId w:val="9"/>
        </w:numPr>
      </w:pPr>
      <w:proofErr w:type="spellStart"/>
      <w:r>
        <w:t>Elmar</w:t>
      </w:r>
      <w:proofErr w:type="spellEnd"/>
      <w:r>
        <w:t xml:space="preserve"> </w:t>
      </w:r>
      <w:proofErr w:type="spellStart"/>
      <w:r>
        <w:t>Roothaan</w:t>
      </w:r>
      <w:proofErr w:type="spellEnd"/>
      <w:r>
        <w:tab/>
        <w:t>Naam van de speler</w:t>
      </w:r>
    </w:p>
    <w:p w:rsidR="00B3114A" w:rsidRDefault="00B3114A" w:rsidP="00B3114A">
      <w:pPr>
        <w:pStyle w:val="Lijstalinea"/>
        <w:numPr>
          <w:ilvl w:val="0"/>
          <w:numId w:val="9"/>
        </w:numPr>
      </w:pPr>
      <w:r>
        <w:t>ER</w:t>
      </w:r>
      <w:r>
        <w:tab/>
      </w:r>
      <w:r>
        <w:tab/>
      </w:r>
      <w:r>
        <w:tab/>
        <w:t>De afkorting waarmee de speler wordt aangeduid</w:t>
      </w:r>
    </w:p>
    <w:p w:rsidR="00B3114A" w:rsidRDefault="00B3114A" w:rsidP="00B3114A">
      <w:pPr>
        <w:pStyle w:val="Lijstalinea"/>
        <w:numPr>
          <w:ilvl w:val="0"/>
          <w:numId w:val="9"/>
        </w:numPr>
      </w:pPr>
      <w:r>
        <w:t>#</w:t>
      </w:r>
      <w:r>
        <w:tab/>
      </w:r>
      <w:r>
        <w:tab/>
      </w:r>
      <w:r>
        <w:tab/>
        <w:t>Heeft reeds de afwezig</w:t>
      </w:r>
      <w:del w:id="772" w:author="Meulen van der, Leo L (INT)" w:date="2016-10-30T10:36:00Z">
        <w:r w:rsidDel="006336AB">
          <w:delText>i</w:delText>
        </w:r>
      </w:del>
      <w:r>
        <w:t>heidspunten gekregen</w:t>
      </w:r>
    </w:p>
    <w:p w:rsidR="00B3114A" w:rsidRDefault="00B3114A" w:rsidP="00B3114A">
      <w:pPr>
        <w:pStyle w:val="Lijstalinea"/>
        <w:numPr>
          <w:ilvl w:val="0"/>
          <w:numId w:val="9"/>
        </w:numPr>
      </w:pPr>
      <w:r>
        <w:t>Z1</w:t>
      </w:r>
      <w:r>
        <w:tab/>
      </w:r>
      <w:r>
        <w:tab/>
      </w:r>
      <w:r>
        <w:tab/>
        <w:t>Speler heeft een voorkeur voor zwart van één partij</w:t>
      </w:r>
    </w:p>
    <w:p w:rsidR="00B3114A" w:rsidRDefault="00B3114A" w:rsidP="00B3114A">
      <w:pPr>
        <w:pStyle w:val="Lijstalinea"/>
        <w:numPr>
          <w:ilvl w:val="0"/>
          <w:numId w:val="9"/>
        </w:numPr>
      </w:pPr>
      <w:r>
        <w:t>1686</w:t>
      </w:r>
      <w:r>
        <w:tab/>
      </w:r>
      <w:r>
        <w:tab/>
      </w:r>
      <w:r>
        <w:tab/>
        <w:t>Rating van de speler</w:t>
      </w:r>
    </w:p>
    <w:p w:rsidR="00B3114A" w:rsidRDefault="00B3114A" w:rsidP="00B3114A">
      <w:pPr>
        <w:pStyle w:val="Lijstalinea"/>
        <w:numPr>
          <w:ilvl w:val="0"/>
          <w:numId w:val="9"/>
        </w:numPr>
      </w:pPr>
      <w:r>
        <w:t>FW+….</w:t>
      </w:r>
      <w:r>
        <w:tab/>
      </w:r>
      <w:r>
        <w:tab/>
        <w:t>Speelhistorie tegen de laatste vier tegenstanders.</w:t>
      </w:r>
    </w:p>
    <w:p w:rsidR="00B3114A" w:rsidRDefault="00B3114A" w:rsidP="00B3114A">
      <w:pPr>
        <w:pStyle w:val="Lijstalinea"/>
        <w:numPr>
          <w:ilvl w:val="0"/>
          <w:numId w:val="9"/>
        </w:numPr>
      </w:pPr>
      <w:r>
        <w:t>84</w:t>
      </w:r>
      <w:r>
        <w:tab/>
      </w:r>
      <w:r>
        <w:tab/>
      </w:r>
      <w:r>
        <w:tab/>
        <w:t>Aantal punten</w:t>
      </w:r>
    </w:p>
    <w:p w:rsidR="00B3114A" w:rsidRPr="00B3114A" w:rsidRDefault="00B3114A" w:rsidP="00B3114A">
      <w:r>
        <w:t>De eerste ronde dat een speler niet aanwezig is, wordt getoond als ## in de speelhistorie. Bij vaker afwezig wordt dit ‘--  ‘. Indien de speler punten heeft gekregen voor externe wedstrijden (3 punten) wordt dit getoond a</w:t>
      </w:r>
      <w:ins w:id="773" w:author="Meulen van der, Leo L (INT)" w:date="2016-10-30T10:36:00Z">
        <w:r w:rsidR="006336AB">
          <w:t>l</w:t>
        </w:r>
      </w:ins>
      <w:del w:id="774" w:author="Meulen van der, Leo L (INT)" w:date="2016-10-30T10:36:00Z">
        <w:r w:rsidDel="006336AB">
          <w:delText>n</w:delText>
        </w:r>
      </w:del>
      <w:r>
        <w:t>s ‘X3’.</w:t>
      </w:r>
    </w:p>
    <w:p w:rsidR="00E142D7" w:rsidRDefault="00E142D7" w:rsidP="0028190E">
      <w:pPr>
        <w:pStyle w:val="Kop2"/>
      </w:pPr>
      <w:bookmarkStart w:id="775" w:name="_Toc465588394"/>
      <w:r w:rsidRPr="00B3114A">
        <w:t>Uitslag-long.txt</w:t>
      </w:r>
      <w:bookmarkEnd w:id="775"/>
    </w:p>
    <w:p w:rsidR="00B3114A" w:rsidRDefault="00957350" w:rsidP="00B3114A">
      <w:r>
        <w:t>Dit bestand heeft dezelfde opbouw als het vorige bestand. Alleen worden de gegevens per speler als volgt aangevuld:</w:t>
      </w:r>
    </w:p>
    <w:p w:rsidR="00957350" w:rsidRDefault="00957350" w:rsidP="00957350">
      <w:pPr>
        <w:rPr>
          <w:rFonts w:ascii="Courier New" w:hAnsi="Courier New" w:cs="Courier New"/>
          <w:sz w:val="18"/>
          <w:lang w:val="en-US"/>
        </w:rPr>
      </w:pPr>
      <w:r>
        <w:rPr>
          <w:rFonts w:ascii="Courier New" w:hAnsi="Courier New" w:cs="Courier New"/>
          <w:sz w:val="18"/>
          <w:lang w:val="en-US"/>
        </w:rPr>
        <w:t>...</w:t>
      </w:r>
      <w:r w:rsidRPr="00957350">
        <w:rPr>
          <w:rFonts w:ascii="Courier New" w:hAnsi="Courier New" w:cs="Courier New"/>
          <w:sz w:val="18"/>
          <w:lang w:val="en-US"/>
        </w:rPr>
        <w:t>87  0/ 0 8560057 -- LE=-- BA=-- IW</w:t>
      </w:r>
      <w:r>
        <w:rPr>
          <w:rFonts w:ascii="Courier New" w:hAnsi="Courier New" w:cs="Courier New"/>
          <w:sz w:val="18"/>
          <w:lang w:val="en-US"/>
        </w:rPr>
        <w:t xml:space="preserve">+## -- </w:t>
      </w:r>
      <w:proofErr w:type="spellStart"/>
      <w:r>
        <w:rPr>
          <w:rFonts w:ascii="Courier New" w:hAnsi="Courier New" w:cs="Courier New"/>
          <w:sz w:val="18"/>
          <w:lang w:val="en-US"/>
        </w:rPr>
        <w:t>jA</w:t>
      </w:r>
      <w:proofErr w:type="spellEnd"/>
      <w:r>
        <w:rPr>
          <w:rFonts w:ascii="Courier New" w:hAnsi="Courier New" w:cs="Courier New"/>
          <w:sz w:val="18"/>
          <w:lang w:val="en-US"/>
        </w:rPr>
        <w:t>+-- -- -- -- TH+## FW+</w:t>
      </w:r>
      <w:r>
        <w:rPr>
          <w:rFonts w:ascii="Courier New" w:hAnsi="Courier New" w:cs="Courier New"/>
          <w:sz w:val="18"/>
          <w:lang w:val="en-US"/>
        </w:rPr>
        <w:br/>
      </w:r>
    </w:p>
    <w:p w:rsidR="00957350" w:rsidRDefault="00957350" w:rsidP="00957350">
      <w:r>
        <w:t>Na het aantal punten volgen:</w:t>
      </w:r>
    </w:p>
    <w:p w:rsidR="00957350" w:rsidRDefault="00957350" w:rsidP="00957350">
      <w:pPr>
        <w:pStyle w:val="Lijstalinea"/>
        <w:numPr>
          <w:ilvl w:val="0"/>
          <w:numId w:val="10"/>
        </w:numPr>
      </w:pPr>
      <w:r>
        <w:t>0/ 0</w:t>
      </w:r>
      <w:r>
        <w:tab/>
      </w:r>
      <w:r>
        <w:tab/>
      </w:r>
      <w:r>
        <w:tab/>
        <w:t xml:space="preserve">Aantal </w:t>
      </w:r>
      <w:proofErr w:type="spellStart"/>
      <w:r>
        <w:t>keipunten</w:t>
      </w:r>
      <w:proofErr w:type="spellEnd"/>
      <w:r>
        <w:t xml:space="preserve"> en –kansen</w:t>
      </w:r>
    </w:p>
    <w:p w:rsidR="00957350" w:rsidRDefault="00957350" w:rsidP="00957350">
      <w:pPr>
        <w:pStyle w:val="Lijstalinea"/>
        <w:numPr>
          <w:ilvl w:val="0"/>
          <w:numId w:val="10"/>
        </w:numPr>
      </w:pPr>
      <w:r>
        <w:t>8560057</w:t>
      </w:r>
      <w:r>
        <w:tab/>
      </w:r>
      <w:r>
        <w:tab/>
        <w:t>KNSB lidmaatschapsnummer</w:t>
      </w:r>
    </w:p>
    <w:p w:rsidR="00957350" w:rsidRDefault="00957350" w:rsidP="00957350">
      <w:pPr>
        <w:pStyle w:val="Lijstalinea"/>
        <w:numPr>
          <w:ilvl w:val="0"/>
          <w:numId w:val="10"/>
        </w:numPr>
      </w:pPr>
      <w:r>
        <w:t>-- LE=-- BA….</w:t>
      </w:r>
      <w:r>
        <w:tab/>
        <w:t>16 aanvullende historische wedstrijden</w:t>
      </w:r>
    </w:p>
    <w:p w:rsidR="00957350" w:rsidRPr="00957350" w:rsidRDefault="00957350" w:rsidP="00957350"/>
    <w:p w:rsidR="00E142D7" w:rsidRDefault="00E142D7" w:rsidP="0028190E">
      <w:pPr>
        <w:pStyle w:val="Kop2"/>
      </w:pPr>
      <w:bookmarkStart w:id="776" w:name="_Toc465588395"/>
      <w:r w:rsidRPr="00957350">
        <w:t>KNSB</w:t>
      </w:r>
      <w:bookmarkEnd w:id="776"/>
    </w:p>
    <w:p w:rsidR="00957350" w:rsidRPr="00957350" w:rsidRDefault="00957350" w:rsidP="00957350">
      <w:pPr>
        <w:rPr>
          <w:rFonts w:ascii="Courier New" w:hAnsi="Courier New" w:cs="Courier New"/>
          <w:sz w:val="18"/>
        </w:rPr>
      </w:pPr>
      <w:r w:rsidRPr="00957350">
        <w:rPr>
          <w:rFonts w:ascii="Courier New" w:hAnsi="Courier New" w:cs="Courier New"/>
          <w:sz w:val="18"/>
        </w:rPr>
        <w:t>12;IJC de T</w:t>
      </w:r>
      <w:r>
        <w:rPr>
          <w:rFonts w:ascii="Courier New" w:hAnsi="Courier New" w:cs="Courier New"/>
          <w:sz w:val="18"/>
        </w:rPr>
        <w:t>oren Arnhem, ronde 7, periode 1</w:t>
      </w:r>
      <w:r>
        <w:rPr>
          <w:rFonts w:ascii="Courier New" w:hAnsi="Courier New" w:cs="Courier New"/>
          <w:sz w:val="18"/>
        </w:rPr>
        <w:br/>
        <w:t>22;Arnhem</w:t>
      </w:r>
      <w:r>
        <w:rPr>
          <w:rFonts w:ascii="Courier New" w:hAnsi="Courier New" w:cs="Courier New"/>
          <w:sz w:val="18"/>
        </w:rPr>
        <w:br/>
        <w:t>32;NED</w:t>
      </w:r>
      <w:r>
        <w:rPr>
          <w:rFonts w:ascii="Courier New" w:hAnsi="Courier New" w:cs="Courier New"/>
          <w:sz w:val="18"/>
        </w:rPr>
        <w:br/>
        <w:t>42;2016-10-25</w:t>
      </w:r>
      <w:r>
        <w:rPr>
          <w:rFonts w:ascii="Courier New" w:hAnsi="Courier New" w:cs="Courier New"/>
          <w:sz w:val="18"/>
        </w:rPr>
        <w:br/>
        <w:t>52;2016-10-25</w:t>
      </w:r>
      <w:r>
        <w:rPr>
          <w:rFonts w:ascii="Courier New" w:hAnsi="Courier New" w:cs="Courier New"/>
          <w:sz w:val="18"/>
        </w:rPr>
        <w:br/>
      </w:r>
      <w:r w:rsidRPr="00957350">
        <w:rPr>
          <w:rFonts w:ascii="Courier New" w:hAnsi="Courier New" w:cs="Courier New"/>
          <w:sz w:val="18"/>
        </w:rPr>
        <w:t>102;Wedstrijdleiding Jeugd</w:t>
      </w:r>
      <w:r>
        <w:rPr>
          <w:rFonts w:ascii="Courier New" w:hAnsi="Courier New" w:cs="Courier New"/>
          <w:sz w:val="18"/>
        </w:rPr>
        <w:t xml:space="preserve"> ijc@schaakverenigingdetoren.nl</w:t>
      </w:r>
      <w:r>
        <w:rPr>
          <w:rFonts w:ascii="Courier New" w:hAnsi="Courier New" w:cs="Courier New"/>
          <w:sz w:val="18"/>
        </w:rPr>
        <w:br/>
      </w:r>
      <w:r w:rsidRPr="00957350">
        <w:rPr>
          <w:rFonts w:ascii="Courier New" w:hAnsi="Courier New" w:cs="Courier New"/>
          <w:sz w:val="18"/>
        </w:rPr>
        <w:t xml:space="preserve">122;15 tot 60 min </w:t>
      </w:r>
      <w:proofErr w:type="spellStart"/>
      <w:r w:rsidRPr="00957350">
        <w:rPr>
          <w:rFonts w:ascii="Courier New" w:hAnsi="Courier New" w:cs="Courier New"/>
          <w:sz w:val="18"/>
        </w:rPr>
        <w:t>pppp</w:t>
      </w:r>
      <w:proofErr w:type="spellEnd"/>
    </w:p>
    <w:p w:rsidR="00957350" w:rsidRDefault="00957350" w:rsidP="00957350">
      <w:pPr>
        <w:rPr>
          <w:rFonts w:ascii="Courier New" w:hAnsi="Courier New" w:cs="Courier New"/>
          <w:sz w:val="18"/>
        </w:rPr>
      </w:pPr>
      <w:r w:rsidRPr="00957350">
        <w:rPr>
          <w:rFonts w:ascii="Courier New" w:hAnsi="Courier New" w:cs="Courier New"/>
          <w:sz w:val="18"/>
        </w:rPr>
        <w:t>;</w:t>
      </w:r>
      <w:proofErr w:type="spellStart"/>
      <w:r w:rsidRPr="00957350">
        <w:rPr>
          <w:rFonts w:ascii="Courier New" w:hAnsi="Courier New" w:cs="Courier New"/>
          <w:sz w:val="18"/>
        </w:rPr>
        <w:t>ronde_nr;ronde_dat;reln</w:t>
      </w:r>
      <w:r>
        <w:rPr>
          <w:rFonts w:ascii="Courier New" w:hAnsi="Courier New" w:cs="Courier New"/>
          <w:sz w:val="18"/>
        </w:rPr>
        <w:t>r_w;relnr_z;score;naam_w;naam_z</w:t>
      </w:r>
      <w:proofErr w:type="spellEnd"/>
      <w:r>
        <w:rPr>
          <w:rFonts w:ascii="Courier New" w:hAnsi="Courier New" w:cs="Courier New"/>
          <w:sz w:val="18"/>
        </w:rPr>
        <w:br/>
      </w:r>
      <w:r w:rsidRPr="00957350">
        <w:rPr>
          <w:rFonts w:ascii="Courier New" w:hAnsi="Courier New" w:cs="Courier New"/>
          <w:sz w:val="18"/>
        </w:rPr>
        <w:t>900;1;2016-10-25;8477326;8560057;3;</w:t>
      </w:r>
      <w:r>
        <w:rPr>
          <w:rFonts w:ascii="Courier New" w:hAnsi="Courier New" w:cs="Courier New"/>
          <w:sz w:val="18"/>
        </w:rPr>
        <w:t xml:space="preserve">Tom van 't </w:t>
      </w:r>
      <w:proofErr w:type="spellStart"/>
      <w:r>
        <w:rPr>
          <w:rFonts w:ascii="Courier New" w:hAnsi="Courier New" w:cs="Courier New"/>
          <w:sz w:val="18"/>
        </w:rPr>
        <w:t>Hoff;Elmar</w:t>
      </w:r>
      <w:proofErr w:type="spellEnd"/>
      <w:r>
        <w:rPr>
          <w:rFonts w:ascii="Courier New" w:hAnsi="Courier New" w:cs="Courier New"/>
          <w:sz w:val="18"/>
        </w:rPr>
        <w:t xml:space="preserve"> </w:t>
      </w:r>
      <w:proofErr w:type="spellStart"/>
      <w:r>
        <w:rPr>
          <w:rFonts w:ascii="Courier New" w:hAnsi="Courier New" w:cs="Courier New"/>
          <w:sz w:val="18"/>
        </w:rPr>
        <w:t>Roothaan</w:t>
      </w:r>
      <w:proofErr w:type="spellEnd"/>
      <w:r>
        <w:rPr>
          <w:rFonts w:ascii="Courier New" w:hAnsi="Courier New" w:cs="Courier New"/>
          <w:sz w:val="18"/>
        </w:rPr>
        <w:t>;</w:t>
      </w:r>
      <w:r>
        <w:rPr>
          <w:rFonts w:ascii="Courier New" w:hAnsi="Courier New" w:cs="Courier New"/>
          <w:sz w:val="18"/>
        </w:rPr>
        <w:br/>
      </w:r>
      <w:r w:rsidRPr="00957350">
        <w:rPr>
          <w:rFonts w:ascii="Courier New" w:hAnsi="Courier New" w:cs="Courier New"/>
          <w:sz w:val="18"/>
        </w:rPr>
        <w:t xml:space="preserve">900;5;2016-10-25;8463708;8324866;2;Ruben </w:t>
      </w:r>
      <w:proofErr w:type="spellStart"/>
      <w:r w:rsidRPr="00957350">
        <w:rPr>
          <w:rFonts w:ascii="Courier New" w:hAnsi="Courier New" w:cs="Courier New"/>
          <w:sz w:val="18"/>
        </w:rPr>
        <w:t>Cabri;Lorens</w:t>
      </w:r>
      <w:proofErr w:type="spellEnd"/>
      <w:r w:rsidRPr="00957350">
        <w:rPr>
          <w:rFonts w:ascii="Courier New" w:hAnsi="Courier New" w:cs="Courier New"/>
          <w:sz w:val="18"/>
        </w:rPr>
        <w:t xml:space="preserve"> </w:t>
      </w:r>
      <w:proofErr w:type="spellStart"/>
      <w:r w:rsidRPr="00957350">
        <w:rPr>
          <w:rFonts w:ascii="Courier New" w:hAnsi="Courier New" w:cs="Courier New"/>
          <w:sz w:val="18"/>
        </w:rPr>
        <w:t>Konecny</w:t>
      </w:r>
      <w:proofErr w:type="spellEnd"/>
      <w:r w:rsidRPr="00957350">
        <w:rPr>
          <w:rFonts w:ascii="Courier New" w:hAnsi="Courier New" w:cs="Courier New"/>
          <w:sz w:val="18"/>
        </w:rPr>
        <w:t>;</w:t>
      </w:r>
    </w:p>
    <w:p w:rsidR="00957350" w:rsidRDefault="00957350" w:rsidP="00957350">
      <w:r>
        <w:t xml:space="preserve">Voor elke gespeelde wedstrijd in deze ronde, waarbij beide spelers een geldig KNSB </w:t>
      </w:r>
      <w:proofErr w:type="spellStart"/>
      <w:r>
        <w:t>nummber</w:t>
      </w:r>
      <w:proofErr w:type="spellEnd"/>
      <w:r>
        <w:t xml:space="preserve"> hebben (en dus geen </w:t>
      </w:r>
      <w:proofErr w:type="spellStart"/>
      <w:r>
        <w:t>hash</w:t>
      </w:r>
      <w:proofErr w:type="spellEnd"/>
      <w:r>
        <w:t xml:space="preserve"> variant) wordt de uitslag opgenomen in dit bestand. De regel is opgebouwd uit</w:t>
      </w:r>
    </w:p>
    <w:p w:rsidR="00957350" w:rsidRDefault="00957350" w:rsidP="00957350">
      <w:pPr>
        <w:pStyle w:val="Lijstalinea"/>
        <w:numPr>
          <w:ilvl w:val="0"/>
          <w:numId w:val="11"/>
        </w:numPr>
      </w:pPr>
      <w:r>
        <w:t>900</w:t>
      </w:r>
      <w:r>
        <w:tab/>
      </w:r>
      <w:r>
        <w:tab/>
      </w:r>
      <w:r>
        <w:tab/>
        <w:t>Vaste tekst</w:t>
      </w:r>
    </w:p>
    <w:p w:rsidR="00957350" w:rsidRDefault="00957350" w:rsidP="00957350">
      <w:pPr>
        <w:pStyle w:val="Lijstalinea"/>
        <w:numPr>
          <w:ilvl w:val="0"/>
          <w:numId w:val="11"/>
        </w:numPr>
      </w:pPr>
      <w:r>
        <w:t>1</w:t>
      </w:r>
      <w:r>
        <w:tab/>
      </w:r>
      <w:r>
        <w:tab/>
      </w:r>
      <w:r>
        <w:tab/>
        <w:t>Uniek nummer wedstrijd</w:t>
      </w:r>
    </w:p>
    <w:p w:rsidR="00957350" w:rsidRDefault="00957350" w:rsidP="00957350">
      <w:pPr>
        <w:pStyle w:val="Lijstalinea"/>
        <w:numPr>
          <w:ilvl w:val="0"/>
          <w:numId w:val="11"/>
        </w:numPr>
      </w:pPr>
      <w:r>
        <w:t>2016-10-25</w:t>
      </w:r>
      <w:r>
        <w:tab/>
      </w:r>
      <w:r>
        <w:tab/>
        <w:t>Datum van de wedstrijd (generatiedatum bestand)</w:t>
      </w:r>
    </w:p>
    <w:p w:rsidR="00957350" w:rsidRDefault="00957350" w:rsidP="00957350">
      <w:pPr>
        <w:pStyle w:val="Lijstalinea"/>
        <w:numPr>
          <w:ilvl w:val="0"/>
          <w:numId w:val="11"/>
        </w:numPr>
      </w:pPr>
      <w:r>
        <w:t>8477326</w:t>
      </w:r>
      <w:r>
        <w:tab/>
      </w:r>
      <w:r>
        <w:tab/>
        <w:t>KNSB nummer speler wit</w:t>
      </w:r>
    </w:p>
    <w:p w:rsidR="00957350" w:rsidRDefault="00957350" w:rsidP="00957350">
      <w:pPr>
        <w:pStyle w:val="Lijstalinea"/>
        <w:numPr>
          <w:ilvl w:val="0"/>
          <w:numId w:val="11"/>
        </w:numPr>
      </w:pPr>
      <w:r>
        <w:t>8560057</w:t>
      </w:r>
      <w:r>
        <w:tab/>
      </w:r>
      <w:r>
        <w:tab/>
        <w:t>KNSB nummer speler zwart</w:t>
      </w:r>
    </w:p>
    <w:p w:rsidR="00957350" w:rsidRDefault="00957350" w:rsidP="00957350">
      <w:pPr>
        <w:pStyle w:val="Lijstalinea"/>
        <w:numPr>
          <w:ilvl w:val="0"/>
          <w:numId w:val="11"/>
        </w:numPr>
      </w:pPr>
      <w:r>
        <w:t>3</w:t>
      </w:r>
      <w:r>
        <w:tab/>
      </w:r>
      <w:r>
        <w:tab/>
      </w:r>
      <w:r>
        <w:tab/>
        <w:t>Resultaat (1 = wit wint, 2 = zwart wint, 3 = remise)</w:t>
      </w:r>
    </w:p>
    <w:p w:rsidR="00957350" w:rsidRDefault="00957350" w:rsidP="00957350">
      <w:pPr>
        <w:pStyle w:val="Lijstalinea"/>
        <w:numPr>
          <w:ilvl w:val="0"/>
          <w:numId w:val="11"/>
        </w:numPr>
      </w:pPr>
      <w:r>
        <w:t>Tom van ’t Hoff</w:t>
      </w:r>
      <w:r>
        <w:tab/>
        <w:t>Naam speler wit</w:t>
      </w:r>
    </w:p>
    <w:p w:rsidR="00957350" w:rsidRPr="00957350" w:rsidRDefault="00957350" w:rsidP="00957350">
      <w:pPr>
        <w:pStyle w:val="Lijstalinea"/>
        <w:numPr>
          <w:ilvl w:val="0"/>
          <w:numId w:val="11"/>
        </w:numPr>
      </w:pPr>
      <w:proofErr w:type="spellStart"/>
      <w:r>
        <w:t>Elmar</w:t>
      </w:r>
      <w:proofErr w:type="spellEnd"/>
      <w:r>
        <w:t xml:space="preserve"> </w:t>
      </w:r>
      <w:proofErr w:type="spellStart"/>
      <w:r>
        <w:t>Roothaan</w:t>
      </w:r>
      <w:proofErr w:type="spellEnd"/>
      <w:r>
        <w:tab/>
        <w:t>Naam speler zwart</w:t>
      </w:r>
    </w:p>
    <w:p w:rsidR="00E142D7" w:rsidRDefault="00E142D7" w:rsidP="0028190E">
      <w:pPr>
        <w:pStyle w:val="Kop2"/>
      </w:pPr>
      <w:bookmarkStart w:id="777" w:name="_Toc465588396"/>
      <w:r w:rsidRPr="00957350">
        <w:t>OSBO</w:t>
      </w:r>
      <w:bookmarkEnd w:id="777"/>
    </w:p>
    <w:p w:rsidR="005A2BF2" w:rsidRPr="005A2BF2" w:rsidRDefault="005A2BF2" w:rsidP="005A2BF2">
      <w:r>
        <w:t>Het OSBO rating bestand heeft het volgende formaat:</w:t>
      </w:r>
    </w:p>
    <w:p w:rsidR="00957350" w:rsidRPr="00D147FE" w:rsidRDefault="00957350" w:rsidP="00957350">
      <w:pPr>
        <w:rPr>
          <w:rFonts w:ascii="Courier New" w:hAnsi="Courier New" w:cs="Courier New"/>
          <w:sz w:val="12"/>
        </w:rPr>
      </w:pPr>
      <w:r w:rsidRPr="00957350">
        <w:rPr>
          <w:rFonts w:ascii="Courier New" w:hAnsi="Courier New" w:cs="Courier New"/>
          <w:sz w:val="18"/>
        </w:rPr>
        <w:t>012 OSBO IJC de Toren Arnhem, ronde 6, periode 1</w:t>
      </w:r>
      <w:r>
        <w:rPr>
          <w:rFonts w:ascii="Courier New" w:hAnsi="Courier New" w:cs="Courier New"/>
          <w:sz w:val="18"/>
        </w:rPr>
        <w:br/>
      </w:r>
      <w:r w:rsidRPr="00957350">
        <w:rPr>
          <w:rFonts w:ascii="Courier New" w:hAnsi="Courier New" w:cs="Courier New"/>
          <w:sz w:val="18"/>
        </w:rPr>
        <w:t>022 Arnhem</w:t>
      </w:r>
      <w:r>
        <w:rPr>
          <w:rFonts w:ascii="Courier New" w:hAnsi="Courier New" w:cs="Courier New"/>
          <w:sz w:val="18"/>
        </w:rPr>
        <w:br/>
        <w:t>032 NED</w:t>
      </w:r>
      <w:r>
        <w:rPr>
          <w:rFonts w:ascii="Courier New" w:hAnsi="Courier New" w:cs="Courier New"/>
          <w:sz w:val="18"/>
        </w:rPr>
        <w:br/>
        <w:t>033 OSBO</w:t>
      </w:r>
      <w:r>
        <w:rPr>
          <w:rFonts w:ascii="Courier New" w:hAnsi="Courier New" w:cs="Courier New"/>
          <w:sz w:val="18"/>
        </w:rPr>
        <w:br/>
        <w:t>034</w:t>
      </w:r>
      <w:r>
        <w:rPr>
          <w:rFonts w:ascii="Courier New" w:hAnsi="Courier New" w:cs="Courier New"/>
          <w:sz w:val="18"/>
        </w:rPr>
        <w:br/>
        <w:t>042 2016-10-15</w:t>
      </w:r>
      <w:r>
        <w:rPr>
          <w:rFonts w:ascii="Courier New" w:hAnsi="Courier New" w:cs="Courier New"/>
          <w:sz w:val="18"/>
        </w:rPr>
        <w:br/>
        <w:t>052 2016-10-15</w:t>
      </w:r>
      <w:r>
        <w:rPr>
          <w:rFonts w:ascii="Courier New" w:hAnsi="Courier New" w:cs="Courier New"/>
          <w:sz w:val="18"/>
        </w:rPr>
        <w:br/>
        <w:t>062 52</w:t>
      </w:r>
      <w:r>
        <w:rPr>
          <w:rFonts w:ascii="Courier New" w:hAnsi="Courier New" w:cs="Courier New"/>
          <w:sz w:val="18"/>
        </w:rPr>
        <w:br/>
      </w:r>
      <w:r w:rsidRPr="00957350">
        <w:rPr>
          <w:rFonts w:ascii="Courier New" w:hAnsi="Courier New" w:cs="Courier New"/>
          <w:sz w:val="18"/>
        </w:rPr>
        <w:t>102;</w:t>
      </w:r>
      <w:r w:rsidR="005A2BF2">
        <w:rPr>
          <w:rFonts w:ascii="Courier New" w:hAnsi="Courier New" w:cs="Courier New"/>
          <w:sz w:val="18"/>
        </w:rPr>
        <w:t>Wedstrijdleiding IJC</w:t>
      </w:r>
      <w:r>
        <w:rPr>
          <w:rFonts w:ascii="Courier New" w:hAnsi="Courier New" w:cs="Courier New"/>
          <w:sz w:val="18"/>
        </w:rPr>
        <w:t xml:space="preserve"> </w:t>
      </w:r>
      <w:hyperlink r:id="rId39" w:history="1">
        <w:r w:rsidR="005A2BF2" w:rsidRPr="005A2BF2">
          <w:rPr>
            <w:rFonts w:ascii="Courier New" w:hAnsi="Courier New" w:cs="Courier New"/>
            <w:sz w:val="18"/>
          </w:rPr>
          <w:t>ijc@schaakverenigingdetoren.nl</w:t>
        </w:r>
      </w:hyperlink>
      <w:r w:rsidR="005A2BF2">
        <w:br/>
      </w:r>
      <w:r>
        <w:rPr>
          <w:rFonts w:ascii="Courier New" w:hAnsi="Courier New" w:cs="Courier New"/>
          <w:sz w:val="18"/>
        </w:rPr>
        <w:t xml:space="preserve">122;15 tot 60 min </w:t>
      </w:r>
      <w:proofErr w:type="spellStart"/>
      <w:r>
        <w:rPr>
          <w:rFonts w:ascii="Courier New" w:hAnsi="Courier New" w:cs="Courier New"/>
          <w:sz w:val="18"/>
        </w:rPr>
        <w:t>pppp</w:t>
      </w:r>
      <w:proofErr w:type="spellEnd"/>
      <w:r>
        <w:rPr>
          <w:rFonts w:ascii="Courier New" w:hAnsi="Courier New" w:cs="Courier New"/>
          <w:sz w:val="18"/>
        </w:rPr>
        <w:br/>
      </w:r>
      <w:r>
        <w:rPr>
          <w:rFonts w:ascii="Courier New" w:hAnsi="Courier New" w:cs="Courier New"/>
          <w:sz w:val="18"/>
        </w:rPr>
        <w:br/>
      </w:r>
      <w:r w:rsidRPr="00957350">
        <w:rPr>
          <w:rFonts w:ascii="Courier New" w:hAnsi="Courier New" w:cs="Courier New"/>
          <w:sz w:val="18"/>
        </w:rPr>
        <w:t>132</w:t>
      </w:r>
      <w:r>
        <w:rPr>
          <w:rFonts w:ascii="Courier New" w:hAnsi="Courier New" w:cs="Courier New"/>
          <w:sz w:val="18"/>
        </w:rPr>
        <w:t xml:space="preserve">                                                      16.10.15  16.10.15 </w:t>
      </w:r>
      <w:r>
        <w:rPr>
          <w:rFonts w:ascii="Courier New" w:hAnsi="Courier New" w:cs="Courier New"/>
          <w:sz w:val="18"/>
        </w:rPr>
        <w:br/>
      </w:r>
      <w:r>
        <w:rPr>
          <w:rFonts w:ascii="Courier New" w:hAnsi="Courier New" w:cs="Courier New"/>
          <w:sz w:val="18"/>
        </w:rPr>
        <w:br/>
      </w:r>
      <w:r w:rsidRPr="00D147FE">
        <w:rPr>
          <w:rFonts w:ascii="Courier New" w:hAnsi="Courier New" w:cs="Courier New"/>
          <w:sz w:val="12"/>
        </w:rPr>
        <w:t xml:space="preserve">DDD-SSSS </w:t>
      </w:r>
      <w:proofErr w:type="spellStart"/>
      <w:r w:rsidRPr="00D147FE">
        <w:rPr>
          <w:rFonts w:ascii="Courier New" w:hAnsi="Courier New" w:cs="Courier New"/>
          <w:sz w:val="12"/>
        </w:rPr>
        <w:t>sTTT</w:t>
      </w:r>
      <w:proofErr w:type="spellEnd"/>
      <w:r w:rsidRPr="00D147FE">
        <w:rPr>
          <w:rFonts w:ascii="Courier New" w:hAnsi="Courier New" w:cs="Courier New"/>
          <w:sz w:val="12"/>
        </w:rPr>
        <w:t xml:space="preserve"> NNNNNNNNNNNNNNNNNNNNNNNNNNNNNNNNN RRRR FFF IIIIIIIIIII </w:t>
      </w:r>
      <w:proofErr w:type="spellStart"/>
      <w:r w:rsidRPr="00D147FE">
        <w:rPr>
          <w:rFonts w:ascii="Courier New" w:hAnsi="Courier New" w:cs="Courier New"/>
          <w:sz w:val="12"/>
        </w:rPr>
        <w:t>yyyy</w:t>
      </w:r>
      <w:proofErr w:type="spellEnd"/>
      <w:r w:rsidRPr="00D147FE">
        <w:rPr>
          <w:rFonts w:ascii="Courier New" w:hAnsi="Courier New" w:cs="Courier New"/>
          <w:sz w:val="12"/>
        </w:rPr>
        <w:t>/mm/</w:t>
      </w:r>
      <w:proofErr w:type="spellStart"/>
      <w:r w:rsidRPr="00D147FE">
        <w:rPr>
          <w:rFonts w:ascii="Courier New" w:hAnsi="Courier New" w:cs="Courier New"/>
          <w:sz w:val="12"/>
        </w:rPr>
        <w:t>dd</w:t>
      </w:r>
      <w:proofErr w:type="spellEnd"/>
      <w:r w:rsidRPr="00D147FE">
        <w:rPr>
          <w:rFonts w:ascii="Courier New" w:hAnsi="Courier New" w:cs="Courier New"/>
          <w:sz w:val="12"/>
        </w:rPr>
        <w:t xml:space="preserve"> PPPP RRRR  1111 1 1  2222 2 2  </w:t>
      </w:r>
      <w:r w:rsidR="00D147FE" w:rsidRPr="00D147FE">
        <w:rPr>
          <w:rFonts w:ascii="Courier New" w:hAnsi="Courier New" w:cs="Courier New"/>
          <w:sz w:val="12"/>
        </w:rPr>
        <w:t>…</w:t>
      </w:r>
      <w:r w:rsidR="00D147FE">
        <w:rPr>
          <w:rFonts w:ascii="Courier New" w:hAnsi="Courier New" w:cs="Courier New"/>
          <w:sz w:val="12"/>
        </w:rPr>
        <w:br/>
      </w:r>
      <w:r w:rsidRPr="00D147FE">
        <w:rPr>
          <w:rFonts w:ascii="Courier New" w:hAnsi="Courier New" w:cs="Courier New"/>
          <w:sz w:val="12"/>
        </w:rPr>
        <w:t xml:space="preserve">001    1      Frank van Wijngaarden                  NED     8493683             0,0    1     2 w 0                     </w:t>
      </w:r>
      <w:r w:rsidR="00D147FE">
        <w:rPr>
          <w:rFonts w:ascii="Courier New" w:hAnsi="Courier New" w:cs="Courier New"/>
          <w:sz w:val="12"/>
        </w:rPr>
        <w:t xml:space="preserve">                               </w:t>
      </w:r>
      <w:r w:rsidRPr="00D147FE">
        <w:rPr>
          <w:rFonts w:ascii="Courier New" w:hAnsi="Courier New" w:cs="Courier New"/>
          <w:sz w:val="12"/>
        </w:rPr>
        <w:t xml:space="preserve">001    2      </w:t>
      </w:r>
      <w:proofErr w:type="spellStart"/>
      <w:r w:rsidRPr="00D147FE">
        <w:rPr>
          <w:rFonts w:ascii="Courier New" w:hAnsi="Courier New" w:cs="Courier New"/>
          <w:sz w:val="12"/>
        </w:rPr>
        <w:t>Ilan</w:t>
      </w:r>
      <w:proofErr w:type="spellEnd"/>
      <w:r w:rsidRPr="00D147FE">
        <w:rPr>
          <w:rFonts w:ascii="Courier New" w:hAnsi="Courier New" w:cs="Courier New"/>
          <w:sz w:val="12"/>
        </w:rPr>
        <w:t xml:space="preserve"> van der Zand                      NED     8512031             1,0    2     1 </w:t>
      </w:r>
      <w:proofErr w:type="spellStart"/>
      <w:r w:rsidRPr="00D147FE">
        <w:rPr>
          <w:rFonts w:ascii="Courier New" w:hAnsi="Courier New" w:cs="Courier New"/>
          <w:sz w:val="12"/>
        </w:rPr>
        <w:t>z</w:t>
      </w:r>
      <w:proofErr w:type="spellEnd"/>
      <w:r w:rsidRPr="00D147FE">
        <w:rPr>
          <w:rFonts w:ascii="Courier New" w:hAnsi="Courier New" w:cs="Courier New"/>
          <w:sz w:val="12"/>
        </w:rPr>
        <w:t xml:space="preserve"> 1                                                    </w:t>
      </w:r>
    </w:p>
    <w:p w:rsidR="00D147FE" w:rsidRDefault="00D147FE" w:rsidP="00E142D7">
      <w:r>
        <w:t>Bevat dezelfde informatie als het KNSB bestand, maar dan anders georganiseerd. Hier wordt per speler aangeven tegen welke tegenstanders hij heeft gespeeld, met welke kleur en met welk resultaat. Ook wordt het totaal aantal punten voor een speler gegeven (PPPP). SSSS en RRRR bevatten beide het ID (uniek in dit bestand) van de speler.</w:t>
      </w:r>
    </w:p>
    <w:p w:rsidR="00E142D7" w:rsidRDefault="00E142D7" w:rsidP="0028190E">
      <w:pPr>
        <w:pStyle w:val="Kop2"/>
      </w:pPr>
      <w:bookmarkStart w:id="778" w:name="_Toc465588397"/>
      <w:r w:rsidRPr="00957350">
        <w:t>JSON</w:t>
      </w:r>
      <w:bookmarkEnd w:id="778"/>
    </w:p>
    <w:p w:rsidR="00D147FE" w:rsidRDefault="00D147FE" w:rsidP="00E142D7">
      <w:pPr>
        <w:rPr>
          <w:ins w:id="779" w:author="Meulen van der, Leo L (INT)" w:date="2016-10-30T10:51:00Z"/>
        </w:rPr>
      </w:pPr>
      <w:r>
        <w:t>Nader te beschrijven</w:t>
      </w:r>
      <w:ins w:id="780" w:author="Meulen van der, Leo L (INT)" w:date="2016-10-30T10:37:00Z">
        <w:r w:rsidR="006336AB">
          <w:t xml:space="preserve">, zie JSON documentatie </w:t>
        </w:r>
      </w:ins>
      <w:ins w:id="781" w:author="Meulen van der, Leo L (INT)" w:date="2016-10-30T10:44:00Z">
        <w:r w:rsidR="00CF2AFA">
          <w:fldChar w:fldCharType="begin"/>
        </w:r>
        <w:r w:rsidR="00CF2AFA">
          <w:instrText xml:space="preserve"> HYPERLINK "</w:instrText>
        </w:r>
        <w:r w:rsidR="00CF2AFA" w:rsidRPr="00CF2AFA">
          <w:instrText>http://json.org/example.html</w:instrText>
        </w:r>
        <w:r w:rsidR="00CF2AFA">
          <w:instrText xml:space="preserve">" </w:instrText>
        </w:r>
        <w:r w:rsidR="00CF2AFA">
          <w:fldChar w:fldCharType="separate"/>
        </w:r>
        <w:r w:rsidR="00CF2AFA" w:rsidRPr="009E0644">
          <w:rPr>
            <w:rStyle w:val="Hyperlink"/>
          </w:rPr>
          <w:t>http://json.org/example.html</w:t>
        </w:r>
        <w:r w:rsidR="00CF2AFA">
          <w:fldChar w:fldCharType="end"/>
        </w:r>
        <w:r w:rsidR="00CF2AFA">
          <w:t xml:space="preserve">. </w:t>
        </w:r>
      </w:ins>
      <w:ins w:id="782" w:author="Meulen van der, Leo L (INT)" w:date="2016-10-30T10:51:00Z">
        <w:r w:rsidR="00CF2AFA">
          <w:t>De opgeslagen datastructuur is in dit geval:</w:t>
        </w:r>
      </w:ins>
    </w:p>
    <w:p w:rsidR="00CF2AFA" w:rsidRDefault="00CF2AFA" w:rsidP="00E142D7">
      <w:ins w:id="783" w:author="Meulen van der, Leo L (INT)" w:date="2016-10-30T10:51:00Z">
        <w:r>
          <w:rPr>
            <w:noProof/>
          </w:rPr>
          <w:drawing>
            <wp:inline distT="0" distB="0" distL="0" distR="0" wp14:anchorId="36B9D74C" wp14:editId="21B7D399">
              <wp:extent cx="5555658" cy="3762375"/>
              <wp:effectExtent l="0" t="0" r="698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5293" t="21918" r="37031" b="4795"/>
                      <a:stretch/>
                    </pic:blipFill>
                    <pic:spPr bwMode="auto">
                      <a:xfrm>
                        <a:off x="0" y="0"/>
                        <a:ext cx="5561065" cy="3766036"/>
                      </a:xfrm>
                      <a:prstGeom prst="rect">
                        <a:avLst/>
                      </a:prstGeom>
                      <a:ln>
                        <a:noFill/>
                      </a:ln>
                      <a:extLst>
                        <a:ext uri="{53640926-AAD7-44D8-BBD7-CCE9431645EC}">
                          <a14:shadowObscured xmlns:a14="http://schemas.microsoft.com/office/drawing/2010/main"/>
                        </a:ext>
                      </a:extLst>
                    </pic:spPr>
                  </pic:pic>
                </a:graphicData>
              </a:graphic>
            </wp:inline>
          </w:drawing>
        </w:r>
      </w:ins>
    </w:p>
    <w:p w:rsidR="00474DE0" w:rsidRDefault="00474DE0" w:rsidP="00474DE0">
      <w:pPr>
        <w:pStyle w:val="Kop2"/>
      </w:pPr>
      <w:bookmarkStart w:id="784" w:name="_Toc465588398"/>
      <w:r>
        <w:t>Spelers.csv</w:t>
      </w:r>
      <w:bookmarkEnd w:id="784"/>
    </w:p>
    <w:p w:rsidR="00474DE0" w:rsidRDefault="00474DE0" w:rsidP="00474DE0">
      <w:r>
        <w:t xml:space="preserve">Dit bestand maakt het mogelijk spelers te importeren uit een </w:t>
      </w:r>
      <w:proofErr w:type="spellStart"/>
      <w:r>
        <w:t>csv</w:t>
      </w:r>
      <w:proofErr w:type="spellEnd"/>
      <w:r>
        <w:t xml:space="preserve"> bestand. Deze heeft de opbouw</w:t>
      </w:r>
    </w:p>
    <w:p w:rsidR="00474DE0" w:rsidRPr="00474DE0" w:rsidRDefault="00A73D37" w:rsidP="00474DE0">
      <w:pPr>
        <w:rPr>
          <w:rFonts w:ascii="Courier New" w:hAnsi="Courier New" w:cs="Courier New"/>
          <w:sz w:val="20"/>
        </w:rPr>
      </w:pPr>
      <w:proofErr w:type="spellStart"/>
      <w:r>
        <w:rPr>
          <w:rFonts w:ascii="Courier New" w:hAnsi="Courier New" w:cs="Courier New"/>
          <w:sz w:val="20"/>
        </w:rPr>
        <w:t>Groepnummer,naam,afkorting,rating,</w:t>
      </w:r>
      <w:r w:rsidR="00474DE0" w:rsidRPr="00474DE0">
        <w:rPr>
          <w:rFonts w:ascii="Courier New" w:hAnsi="Courier New" w:cs="Courier New"/>
          <w:sz w:val="20"/>
        </w:rPr>
        <w:t>knsbnummer</w:t>
      </w:r>
      <w:proofErr w:type="spellEnd"/>
      <w:ins w:id="785" w:author="Meulen van der, Leo L (INT)" w:date="2016-11-05T17:04:00Z">
        <w:r w:rsidR="00E00855">
          <w:rPr>
            <w:rFonts w:ascii="Courier New" w:hAnsi="Courier New" w:cs="Courier New"/>
            <w:sz w:val="20"/>
          </w:rPr>
          <w:t>[, punten]</w:t>
        </w:r>
      </w:ins>
    </w:p>
    <w:p w:rsidR="00474DE0" w:rsidRDefault="00474DE0" w:rsidP="00474DE0">
      <w:r>
        <w:t>Met op elke regel een nieuwe speler.</w:t>
      </w:r>
      <w:r w:rsidR="00A73D37">
        <w:t xml:space="preserve"> Spelers zonder KNSB </w:t>
      </w:r>
      <w:proofErr w:type="spellStart"/>
      <w:r w:rsidR="00A73D37">
        <w:t>nummmer</w:t>
      </w:r>
      <w:proofErr w:type="spellEnd"/>
      <w:r w:rsidR="00A73D37">
        <w:t xml:space="preserve"> worden hier gespecificeerd met ‘1234567’.</w:t>
      </w:r>
    </w:p>
    <w:p w:rsidR="00A73D37" w:rsidRDefault="00A73D37" w:rsidP="00474DE0">
      <w:pPr>
        <w:rPr>
          <w:ins w:id="786" w:author="Meulen van der, Leo L (INT)" w:date="2016-11-05T17:04:00Z"/>
        </w:rPr>
      </w:pPr>
      <w:r>
        <w:t>Groepsnummers beginnen bij ‘0’ voor de laagte groep en lopen dan omhoog.</w:t>
      </w:r>
    </w:p>
    <w:p w:rsidR="00E00855" w:rsidRPr="00474DE0" w:rsidRDefault="00E00855" w:rsidP="00474DE0">
      <w:ins w:id="787" w:author="Meulen van der, Leo L (INT)" w:date="2016-11-05T17:04:00Z">
        <w:r>
          <w:t>Het aantal punten is een optioneel veld</w:t>
        </w:r>
      </w:ins>
    </w:p>
    <w:sectPr w:rsidR="00E00855" w:rsidRPr="00474DE0" w:rsidSect="00022E8E">
      <w:headerReference w:type="default" r:id="rId41"/>
      <w:footerReference w:type="default" r:id="rId42"/>
      <w:pgSz w:w="11907" w:h="16839"/>
      <w:pgMar w:top="1418" w:right="1843" w:bottom="1418" w:left="1843" w:header="709" w:footer="709"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7" w:author="Meulen van der, Leo L (INT)" w:date="2016-10-30T10:16:00Z" w:initials="LvdM">
    <w:p w:rsidR="00DE7AC4" w:rsidRDefault="00DE7AC4">
      <w:pPr>
        <w:pStyle w:val="Tekstopmerking"/>
      </w:pPr>
      <w:r>
        <w:rPr>
          <w:rStyle w:val="Verwijzingopmerking"/>
        </w:rPr>
        <w:annotationRef/>
      </w:r>
      <w:r>
        <w:t>Is dit handig of is het handiger om iedereen standaard Afwezig te melden?</w:t>
      </w:r>
    </w:p>
  </w:comment>
  <w:comment w:id="313" w:author="Meulen van der, Leo L (INT)" w:date="2016-10-30T10:17:00Z" w:initials="LvdM">
    <w:p w:rsidR="00DE7AC4" w:rsidRDefault="00DE7AC4">
      <w:pPr>
        <w:pStyle w:val="Tekstopmerking"/>
      </w:pPr>
      <w:r>
        <w:rPr>
          <w:rStyle w:val="Verwijzingopmerking"/>
        </w:rPr>
        <w:annotationRef/>
      </w:r>
      <w:r>
        <w:t>Alle schermen vervangen door screenshots met anonieme namen.</w:t>
      </w:r>
    </w:p>
    <w:p w:rsidR="00DE7AC4" w:rsidRDefault="00DE7AC4">
      <w:pPr>
        <w:pStyle w:val="Tekstopmerking"/>
      </w:pPr>
    </w:p>
    <w:p w:rsidR="00DE7AC4" w:rsidRDefault="00DE7AC4">
      <w:pPr>
        <w:pStyle w:val="Tekstopmerking"/>
      </w:pPr>
      <w:r>
        <w:t>Hier ook een aantal spelers afwezig melden.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4764" w:rsidRDefault="00BC4764">
      <w:pPr>
        <w:spacing w:after="0" w:line="240" w:lineRule="auto"/>
      </w:pPr>
      <w:r>
        <w:separator/>
      </w:r>
    </w:p>
  </w:endnote>
  <w:endnote w:type="continuationSeparator" w:id="0">
    <w:p w:rsidR="00BC4764" w:rsidRDefault="00BC4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AC4" w:rsidRDefault="00DE7AC4" w:rsidP="00FA1E6F">
    <w:pPr>
      <w:pStyle w:val="Voettekst"/>
      <w:jc w:val="right"/>
    </w:pPr>
    <w:r>
      <w:fldChar w:fldCharType="begin"/>
    </w:r>
    <w:r>
      <w:instrText xml:space="preserve"> PAGE </w:instrText>
    </w:r>
    <w:r>
      <w:fldChar w:fldCharType="separate"/>
    </w:r>
    <w:r w:rsidR="00E00855">
      <w:rPr>
        <w:noProof/>
      </w:rPr>
      <w:t>34</w:t>
    </w:r>
    <w:r>
      <w:rPr>
        <w:noProof/>
      </w:rPr>
      <w:fldChar w:fldCharType="end"/>
    </w:r>
    <w:r>
      <w:t xml:space="preserve"> </w:t>
    </w:r>
    <w:r>
      <w:rPr>
        <w:noProof/>
      </w:rPr>
      <mc:AlternateContent>
        <mc:Choice Requires="wps">
          <w:drawing>
            <wp:inline distT="0" distB="0" distL="0" distR="0">
              <wp:extent cx="91440" cy="91440"/>
              <wp:effectExtent l="27940" t="23495" r="23495" b="27940"/>
              <wp:docPr id="1"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rgbClr val="FE8637"/>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id="Oval 9"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" filled="f" fillcolor="#ff7d26" strokecolor="#fe8637"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4764" w:rsidRDefault="00BC4764">
      <w:pPr>
        <w:spacing w:after="0" w:line="240" w:lineRule="auto"/>
      </w:pPr>
      <w:r>
        <w:separator/>
      </w:r>
    </w:p>
  </w:footnote>
  <w:footnote w:type="continuationSeparator" w:id="0">
    <w:p w:rsidR="00BC4764" w:rsidRDefault="00BC47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AC4" w:rsidRDefault="00DE7AC4" w:rsidP="00FA1E6F">
    <w:pPr>
      <w:pStyle w:val="Koptekst"/>
      <w:jc w:val="right"/>
    </w:pPr>
    <w:r>
      <w:rPr>
        <w:noProof/>
      </w:rPr>
      <mc:AlternateContent>
        <mc:Choice Requires="wps">
          <w:drawing>
            <wp:anchor distT="0" distB="0" distL="114300" distR="114300" simplePos="0" relativeHeight="251660288" behindDoc="0" locked="0" layoutInCell="1" allowOverlap="1">
              <wp:simplePos x="0" y="0"/>
              <wp:positionH relativeFrom="page">
                <wp:posOffset>7340600</wp:posOffset>
              </wp:positionH>
              <wp:positionV relativeFrom="page">
                <wp:posOffset>-96520</wp:posOffset>
              </wp:positionV>
              <wp:extent cx="0" cy="10885805"/>
              <wp:effectExtent l="6350" t="6350" r="12700" b="14605"/>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85805"/>
                      </a:xfrm>
                      <a:prstGeom prst="straightConnector1">
                        <a:avLst/>
                      </a:prstGeom>
                      <a:noFill/>
                      <a:ln w="12700">
                        <a:solidFill>
                          <a:srgbClr val="FE8637"/>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id="_x0000_t32" coordsize="21600,21600" o:spt="32" o:oned="t" path="m,l21600,21600e" filled="f">
              <v:path arrowok="t" fillok="f" o:connecttype="none"/>
              <o:lock v:ext="edit" shapetype="t"/>
            </v:shapetype>
            <v:shape id="AutoShape 8" o:spid="_x0000_s1026" type="#_x0000_t32" style="position:absolute;margin-left:578pt;margin-top:-7.6pt;width:0;height:857.15pt;z-index:251660288;visibility:visible;mso-wrap-style:square;mso-width-percent:0;mso-height-percent:1020;mso-wrap-distance-left:9pt;mso-wrap-distance-top:0;mso-wrap-distance-right:9pt;mso-wrap-distance-bottom:0;mso-position-horizontal:absolute;mso-position-horizontal-relative:page;mso-position-vertical:absolute;mso-position-vertical-relative:page;mso-width-percent:0;mso-height-percent:102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" strokecolor="#fe8637" strokeweight="1pt">
              <w10:wrap anchorx="page" anchory="page"/>
            </v:shape>
          </w:pict>
        </mc:Fallback>
      </mc:AlternateContent>
    </w:r>
    <w:r>
      <w:rPr>
        <w:sz w:val="16"/>
        <w:szCs w:val="16"/>
      </w:rPr>
      <w:t>November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259B2"/>
    <w:multiLevelType w:val="hybridMultilevel"/>
    <w:tmpl w:val="AC0848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B9E62FA"/>
    <w:multiLevelType w:val="hybridMultilevel"/>
    <w:tmpl w:val="9BF0BE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C3F09ED"/>
    <w:multiLevelType w:val="multilevel"/>
    <w:tmpl w:val="CD40BF9A"/>
    <w:styleLink w:val="Lijstmetopsommingstekens"/>
    <w:lvl w:ilvl="0">
      <w:start w:val="1"/>
      <w:numFmt w:val="bullet"/>
      <w:lvlText w:val=""/>
      <w:lvlJc w:val="left"/>
      <w:pPr>
        <w:ind w:left="245" w:hanging="245"/>
      </w:pPr>
      <w:rPr>
        <w:rFonts w:ascii="Century Schoolbook" w:eastAsia="Times New Roman" w:hAnsi="Wingdings 2" w:cs="Times New Roman" w:hint="default"/>
        <w:color w:val="FE8637"/>
        <w:sz w:val="16"/>
        <w:szCs w:val="16"/>
      </w:rPr>
    </w:lvl>
    <w:lvl w:ilvl="1">
      <w:start w:val="1"/>
      <w:numFmt w:val="bullet"/>
      <w:lvlText w:val=""/>
      <w:lvlJc w:val="left"/>
      <w:pPr>
        <w:ind w:left="490" w:hanging="245"/>
      </w:pPr>
      <w:rPr>
        <w:rFonts w:ascii="Symbol" w:hAnsi="Symbol" w:hint="default"/>
        <w:color w:val="FE8637"/>
        <w:sz w:val="18"/>
      </w:rPr>
    </w:lvl>
    <w:lvl w:ilvl="2">
      <w:start w:val="1"/>
      <w:numFmt w:val="bullet"/>
      <w:lvlText w:val=""/>
      <w:lvlJc w:val="left"/>
      <w:pPr>
        <w:ind w:left="735" w:hanging="245"/>
      </w:pPr>
      <w:rPr>
        <w:rFonts w:ascii="Symbol" w:hAnsi="Symbol" w:hint="default"/>
        <w:color w:val="FE8637"/>
        <w:sz w:val="18"/>
      </w:rPr>
    </w:lvl>
    <w:lvl w:ilvl="3">
      <w:start w:val="1"/>
      <w:numFmt w:val="bullet"/>
      <w:lvlText w:val=""/>
      <w:lvlJc w:val="left"/>
      <w:pPr>
        <w:ind w:left="980" w:hanging="245"/>
      </w:pPr>
      <w:rPr>
        <w:rFonts w:ascii="Symbol" w:hAnsi="Symbol" w:hint="default"/>
        <w:color w:val="E65B01"/>
        <w:sz w:val="12"/>
      </w:rPr>
    </w:lvl>
    <w:lvl w:ilvl="4">
      <w:start w:val="1"/>
      <w:numFmt w:val="bullet"/>
      <w:lvlText w:val=""/>
      <w:lvlJc w:val="left"/>
      <w:pPr>
        <w:ind w:left="1225" w:hanging="245"/>
      </w:pPr>
      <w:rPr>
        <w:rFonts w:ascii="Symbol" w:hAnsi="Symbol" w:hint="default"/>
        <w:color w:val="E65B01"/>
        <w:sz w:val="12"/>
      </w:rPr>
    </w:lvl>
    <w:lvl w:ilvl="5">
      <w:start w:val="1"/>
      <w:numFmt w:val="bullet"/>
      <w:lvlText w:val=""/>
      <w:lvlJc w:val="left"/>
      <w:pPr>
        <w:ind w:left="1470" w:hanging="245"/>
      </w:pPr>
      <w:rPr>
        <w:rFonts w:ascii="Symbol" w:hAnsi="Symbol" w:hint="default"/>
        <w:color w:val="777C84"/>
        <w:sz w:val="12"/>
      </w:rPr>
    </w:lvl>
    <w:lvl w:ilvl="6">
      <w:start w:val="1"/>
      <w:numFmt w:val="bullet"/>
      <w:lvlText w:val=""/>
      <w:lvlJc w:val="left"/>
      <w:pPr>
        <w:ind w:left="1715" w:hanging="245"/>
      </w:pPr>
      <w:rPr>
        <w:rFonts w:ascii="Symbol" w:hAnsi="Symbol" w:hint="default"/>
        <w:color w:val="777C84"/>
        <w:sz w:val="12"/>
      </w:rPr>
    </w:lvl>
    <w:lvl w:ilvl="7">
      <w:start w:val="1"/>
      <w:numFmt w:val="bullet"/>
      <w:lvlText w:val=""/>
      <w:lvlJc w:val="left"/>
      <w:pPr>
        <w:ind w:left="1960" w:hanging="245"/>
      </w:pPr>
      <w:rPr>
        <w:rFonts w:ascii="Symbol" w:hAnsi="Symbol" w:hint="default"/>
        <w:color w:val="777C84"/>
        <w:sz w:val="12"/>
      </w:rPr>
    </w:lvl>
    <w:lvl w:ilvl="8">
      <w:start w:val="1"/>
      <w:numFmt w:val="bullet"/>
      <w:lvlText w:val=""/>
      <w:lvlJc w:val="left"/>
      <w:pPr>
        <w:ind w:left="2205" w:hanging="245"/>
      </w:pPr>
      <w:rPr>
        <w:rFonts w:ascii="Symbol" w:hAnsi="Symbol" w:hint="default"/>
        <w:color w:val="777C84"/>
        <w:sz w:val="12"/>
      </w:rPr>
    </w:lvl>
  </w:abstractNum>
  <w:abstractNum w:abstractNumId="3">
    <w:nsid w:val="0D290BB1"/>
    <w:multiLevelType w:val="hybridMultilevel"/>
    <w:tmpl w:val="6CE86B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5E52E58"/>
    <w:multiLevelType w:val="hybridMultilevel"/>
    <w:tmpl w:val="4EDEFA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97E3499"/>
    <w:multiLevelType w:val="multilevel"/>
    <w:tmpl w:val="85C08436"/>
    <w:styleLink w:val="Genummerdelijst"/>
    <w:lvl w:ilvl="0">
      <w:start w:val="1"/>
      <w:numFmt w:val="decimal"/>
      <w:lvlText w:val="%1)"/>
      <w:lvlJc w:val="left"/>
      <w:pPr>
        <w:ind w:left="288" w:hanging="288"/>
      </w:pPr>
      <w:rPr>
        <w:rFonts w:ascii="Century Schoolbook" w:eastAsia="Times New Roman" w:cs="Times New Roman" w:hint="default"/>
        <w:szCs w:val="20"/>
      </w:rPr>
    </w:lvl>
    <w:lvl w:ilvl="1">
      <w:start w:val="1"/>
      <w:numFmt w:val="lowerLetter"/>
      <w:lvlText w:val="%2)"/>
      <w:lvlJc w:val="left"/>
      <w:pPr>
        <w:ind w:left="576" w:hanging="288"/>
      </w:pPr>
      <w:rPr>
        <w:rFonts w:hint="default"/>
        <w:color w:val="575F6D"/>
      </w:rPr>
    </w:lvl>
    <w:lvl w:ilvl="2">
      <w:start w:val="1"/>
      <w:numFmt w:val="lowerRoman"/>
      <w:lvlText w:val="%3)"/>
      <w:lvlJc w:val="left"/>
      <w:pPr>
        <w:ind w:left="864" w:hanging="288"/>
      </w:pPr>
      <w:rPr>
        <w:rFonts w:hint="default"/>
        <w:color w:val="575F6D"/>
      </w:rPr>
    </w:lvl>
    <w:lvl w:ilvl="3">
      <w:start w:val="1"/>
      <w:numFmt w:val="decimal"/>
      <w:lvlText w:val="(%4)"/>
      <w:lvlJc w:val="left"/>
      <w:pPr>
        <w:ind w:left="1152" w:hanging="288"/>
      </w:pPr>
      <w:rPr>
        <w:rFonts w:hint="default"/>
        <w:color w:val="575F6D"/>
      </w:rPr>
    </w:lvl>
    <w:lvl w:ilvl="4">
      <w:start w:val="1"/>
      <w:numFmt w:val="lowerLetter"/>
      <w:lvlText w:val="(%5)"/>
      <w:lvlJc w:val="left"/>
      <w:pPr>
        <w:ind w:left="1440" w:hanging="288"/>
      </w:pPr>
      <w:rPr>
        <w:rFonts w:hint="default"/>
        <w:color w:val="575F6D"/>
      </w:rPr>
    </w:lvl>
    <w:lvl w:ilvl="5">
      <w:start w:val="1"/>
      <w:numFmt w:val="lowerRoman"/>
      <w:lvlText w:val="(%6)"/>
      <w:lvlJc w:val="left"/>
      <w:pPr>
        <w:ind w:left="1728" w:hanging="288"/>
      </w:pPr>
      <w:rPr>
        <w:rFonts w:hint="default"/>
        <w:color w:val="575F6D"/>
      </w:rPr>
    </w:lvl>
    <w:lvl w:ilvl="6">
      <w:start w:val="1"/>
      <w:numFmt w:val="decimal"/>
      <w:lvlText w:val="%7."/>
      <w:lvlJc w:val="left"/>
      <w:pPr>
        <w:ind w:left="2016" w:hanging="288"/>
      </w:pPr>
      <w:rPr>
        <w:rFonts w:hint="default"/>
        <w:color w:val="575F6D"/>
      </w:rPr>
    </w:lvl>
    <w:lvl w:ilvl="7">
      <w:start w:val="1"/>
      <w:numFmt w:val="lowerLetter"/>
      <w:lvlText w:val="%8."/>
      <w:lvlJc w:val="left"/>
      <w:pPr>
        <w:ind w:left="2304" w:hanging="288"/>
      </w:pPr>
      <w:rPr>
        <w:rFonts w:hint="default"/>
        <w:color w:val="575F6D"/>
      </w:rPr>
    </w:lvl>
    <w:lvl w:ilvl="8">
      <w:start w:val="1"/>
      <w:numFmt w:val="lowerRoman"/>
      <w:lvlText w:val="%9."/>
      <w:lvlJc w:val="left"/>
      <w:pPr>
        <w:ind w:left="2592" w:hanging="288"/>
      </w:pPr>
      <w:rPr>
        <w:rFonts w:hint="default"/>
        <w:color w:val="575F6D"/>
      </w:rPr>
    </w:lvl>
  </w:abstractNum>
  <w:abstractNum w:abstractNumId="6">
    <w:nsid w:val="1CCB46E7"/>
    <w:multiLevelType w:val="hybridMultilevel"/>
    <w:tmpl w:val="BDA4F1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20087A20"/>
    <w:multiLevelType w:val="multilevel"/>
    <w:tmpl w:val="176628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8B138A2"/>
    <w:multiLevelType w:val="hybridMultilevel"/>
    <w:tmpl w:val="D9424DF8"/>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297A64D4"/>
    <w:multiLevelType w:val="hybridMultilevel"/>
    <w:tmpl w:val="CC04411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FE51480"/>
    <w:multiLevelType w:val="hybridMultilevel"/>
    <w:tmpl w:val="411C19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6307C12"/>
    <w:multiLevelType w:val="hybridMultilevel"/>
    <w:tmpl w:val="08D667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93A1983"/>
    <w:multiLevelType w:val="hybridMultilevel"/>
    <w:tmpl w:val="E1D67E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F12565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4">
    <w:nsid w:val="40000B01"/>
    <w:multiLevelType w:val="hybridMultilevel"/>
    <w:tmpl w:val="87FA220E"/>
    <w:lvl w:ilvl="0" w:tplc="7F56AB70">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4B7210BD"/>
    <w:multiLevelType w:val="hybridMultilevel"/>
    <w:tmpl w:val="AAA4C6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57E23145"/>
    <w:multiLevelType w:val="hybridMultilevel"/>
    <w:tmpl w:val="A50C43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597778E8"/>
    <w:multiLevelType w:val="hybridMultilevel"/>
    <w:tmpl w:val="5F3E5F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695A7D11"/>
    <w:multiLevelType w:val="hybridMultilevel"/>
    <w:tmpl w:val="79DA3EDA"/>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716F0254"/>
    <w:multiLevelType w:val="hybridMultilevel"/>
    <w:tmpl w:val="1A9E8A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73026ADD"/>
    <w:multiLevelType w:val="hybridMultilevel"/>
    <w:tmpl w:val="EA2EA36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76532C5A"/>
    <w:multiLevelType w:val="hybridMultilevel"/>
    <w:tmpl w:val="738AFB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7B9E2A3E"/>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5"/>
  </w:num>
  <w:num w:numId="3">
    <w:abstractNumId w:val="4"/>
  </w:num>
  <w:num w:numId="4">
    <w:abstractNumId w:val="17"/>
  </w:num>
  <w:num w:numId="5">
    <w:abstractNumId w:val="0"/>
  </w:num>
  <w:num w:numId="6">
    <w:abstractNumId w:val="16"/>
  </w:num>
  <w:num w:numId="7">
    <w:abstractNumId w:val="12"/>
  </w:num>
  <w:num w:numId="8">
    <w:abstractNumId w:val="15"/>
  </w:num>
  <w:num w:numId="9">
    <w:abstractNumId w:val="9"/>
  </w:num>
  <w:num w:numId="10">
    <w:abstractNumId w:val="21"/>
  </w:num>
  <w:num w:numId="11">
    <w:abstractNumId w:val="20"/>
  </w:num>
  <w:num w:numId="12">
    <w:abstractNumId w:val="18"/>
  </w:num>
  <w:num w:numId="13">
    <w:abstractNumId w:val="7"/>
  </w:num>
  <w:num w:numId="14">
    <w:abstractNumId w:val="13"/>
  </w:num>
  <w:num w:numId="15">
    <w:abstractNumId w:val="8"/>
  </w:num>
  <w:num w:numId="16">
    <w:abstractNumId w:val="14"/>
  </w:num>
  <w:num w:numId="17">
    <w:abstractNumId w:val="1"/>
  </w:num>
  <w:num w:numId="18">
    <w:abstractNumId w:val="22"/>
  </w:num>
  <w:num w:numId="19">
    <w:abstractNumId w:val="6"/>
  </w:num>
  <w:num w:numId="20">
    <w:abstractNumId w:val="3"/>
  </w:num>
  <w:num w:numId="21">
    <w:abstractNumId w:val="11"/>
  </w:num>
  <w:num w:numId="22">
    <w:abstractNumId w:val="10"/>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trackRevisions/>
  <w:defaultTabStop w:val="709"/>
  <w:hyphenationZone w:val="4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E6F"/>
    <w:rsid w:val="00007FA1"/>
    <w:rsid w:val="00013F8E"/>
    <w:rsid w:val="00022E8E"/>
    <w:rsid w:val="000277CE"/>
    <w:rsid w:val="000668DA"/>
    <w:rsid w:val="00072EBE"/>
    <w:rsid w:val="000B7B10"/>
    <w:rsid w:val="001635EB"/>
    <w:rsid w:val="00193D77"/>
    <w:rsid w:val="00195ED2"/>
    <w:rsid w:val="00231B7E"/>
    <w:rsid w:val="00264539"/>
    <w:rsid w:val="0028190E"/>
    <w:rsid w:val="00292EC7"/>
    <w:rsid w:val="003D28AD"/>
    <w:rsid w:val="00474DE0"/>
    <w:rsid w:val="004A4EFA"/>
    <w:rsid w:val="00510EA0"/>
    <w:rsid w:val="005819F1"/>
    <w:rsid w:val="005A2BF2"/>
    <w:rsid w:val="006336AB"/>
    <w:rsid w:val="00707BE3"/>
    <w:rsid w:val="00773CB8"/>
    <w:rsid w:val="0077521A"/>
    <w:rsid w:val="007801C3"/>
    <w:rsid w:val="008A2553"/>
    <w:rsid w:val="00957350"/>
    <w:rsid w:val="009733A9"/>
    <w:rsid w:val="009A4721"/>
    <w:rsid w:val="00A4604B"/>
    <w:rsid w:val="00A52811"/>
    <w:rsid w:val="00A73D37"/>
    <w:rsid w:val="00A75354"/>
    <w:rsid w:val="00AD5D4B"/>
    <w:rsid w:val="00AE2631"/>
    <w:rsid w:val="00B3114A"/>
    <w:rsid w:val="00B47068"/>
    <w:rsid w:val="00BC4764"/>
    <w:rsid w:val="00C55920"/>
    <w:rsid w:val="00C95B47"/>
    <w:rsid w:val="00CD77B3"/>
    <w:rsid w:val="00CF2AFA"/>
    <w:rsid w:val="00D147FE"/>
    <w:rsid w:val="00D479B1"/>
    <w:rsid w:val="00D9106B"/>
    <w:rsid w:val="00DE7AC4"/>
    <w:rsid w:val="00DF42BE"/>
    <w:rsid w:val="00E00855"/>
    <w:rsid w:val="00E142D7"/>
    <w:rsid w:val="00EC4E80"/>
    <w:rsid w:val="00F218C6"/>
    <w:rsid w:val="00F36089"/>
    <w:rsid w:val="00F45658"/>
    <w:rsid w:val="00F47B60"/>
    <w:rsid w:val="00FA1E6F"/>
    <w:rsid w:val="00FD7067"/>
    <w:rsid w:val="00FE79F7"/>
  </w:rsids>
  <m:mathPr>
    <m:mathFont m:val="Cambria Math"/>
    <m:brkBin m:val="before"/>
    <m:brkBinSub m:val="--"/>
    <m:smallFrac m:val="0"/>
    <m:dispDef/>
    <m:lMargin m:val="0"/>
    <m:rMargin m:val="0"/>
    <m:defJc m:val="centerGroup"/>
    <m:wrapIndent m:val="1440"/>
    <m:intLim m:val="undOvr"/>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nl-NL" w:eastAsia="nl-NL" w:bidi="ar-SA"/>
      </w:rPr>
    </w:rPrDefault>
    <w:pPrDefault>
      <w:pPr>
        <w:spacing w:after="200" w:line="276" w:lineRule="auto"/>
      </w:pPr>
    </w:pPrDefault>
  </w:docDefaults>
  <w:latentStyles w:defLockedState="0" w:defUIPriority="99" w:defSemiHidden="1" w:defUnhideWhenUsed="0" w:defQFormat="1" w:count="267">
    <w:lsdException w:name="Normal" w:semiHidden="0" w:uiPriority="0"/>
    <w:lsdException w:name="heading 1" w:semiHidden="0" w:uiPriority="9"/>
    <w:lsdException w:name="heading 2" w:semiHidden="0" w:uiPriority="9"/>
    <w:lsdException w:name="heading 3" w:semiHidden="0"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qFormat="0"/>
    <w:lsdException w:name="index 2" w:qFormat="0"/>
    <w:lsdException w:name="index 3" w:qFormat="0"/>
    <w:lsdException w:name="index 4" w:qFormat="0"/>
    <w:lsdException w:name="index 5" w:qFormat="0"/>
    <w:lsdException w:name="index 6" w:qFormat="0"/>
    <w:lsdException w:name="index 7" w:qFormat="0"/>
    <w:lsdException w:name="index 8" w:qFormat="0"/>
    <w:lsdException w:name="index 9" w:qFormat="0"/>
    <w:lsdException w:name="toc 1" w:uiPriority="39" w:qFormat="0"/>
    <w:lsdException w:name="toc 2" w:uiPriority="39" w:qFormat="0"/>
    <w:lsdException w:name="toc 3" w:uiPriority="39" w:qFormat="0"/>
    <w:lsdException w:name="toc 4" w:uiPriority="39" w:qFormat="0"/>
    <w:lsdException w:name="toc 5" w:uiPriority="39" w:qFormat="0"/>
    <w:lsdException w:name="toc 6" w:uiPriority="39" w:qFormat="0"/>
    <w:lsdException w:name="toc 7" w:uiPriority="39" w:qFormat="0"/>
    <w:lsdException w:name="toc 8" w:uiPriority="39" w:qFormat="0"/>
    <w:lsdException w:name="toc 9" w:uiPriority="39" w:qFormat="0"/>
    <w:lsdException w:name="footnote text" w:qFormat="0"/>
    <w:lsdException w:name="annotation text" w:qFormat="0"/>
    <w:lsdException w:name="index heading" w:qFormat="0"/>
    <w:lsdException w:name="caption" w:semiHidden="0" w:uiPriority="35" w:qFormat="0"/>
    <w:lsdException w:name="table of figures" w:qFormat="0"/>
    <w:lsdException w:name="envelope address" w:qFormat="0"/>
    <w:lsdException w:name="envelope return" w:qFormat="0"/>
    <w:lsdException w:name="footnote reference" w:qFormat="0"/>
    <w:lsdException w:name="annotation reference" w:qFormat="0"/>
    <w:lsdException w:name="line number" w:qFormat="0"/>
    <w:lsdException w:name="page number" w:qFormat="0"/>
    <w:lsdException w:name="endnote reference" w:qFormat="0"/>
    <w:lsdException w:name="endnote text" w:qFormat="0"/>
    <w:lsdException w:name="table of authorities" w:qFormat="0"/>
    <w:lsdException w:name="macro" w:qFormat="0"/>
    <w:lsdException w:name="toa heading" w:qFormat="0"/>
    <w:lsdException w:name="List" w:qFormat="0"/>
    <w:lsdException w:name="List Bullet" w:qFormat="0"/>
    <w:lsdException w:name="List Number" w:qFormat="0"/>
    <w:lsdException w:name="List 2" w:qFormat="0"/>
    <w:lsdException w:name="List 3" w:qFormat="0"/>
    <w:lsdException w:name="List 4" w:qFormat="0"/>
    <w:lsdException w:name="List 5" w:qFormat="0"/>
    <w:lsdException w:name="List Bullet 2" w:qFormat="0"/>
    <w:lsdException w:name="List Bullet 3" w:qFormat="0"/>
    <w:lsdException w:name="List Bullet 4" w:qFormat="0"/>
    <w:lsdException w:name="List Bullet 5" w:qFormat="0"/>
    <w:lsdException w:name="List Number 2" w:qFormat="0"/>
    <w:lsdException w:name="List Number 3" w:qFormat="0"/>
    <w:lsdException w:name="List Number 4" w:qFormat="0"/>
    <w:lsdException w:name="List Number 5" w:qFormat="0"/>
    <w:lsdException w:name="Title" w:semiHidden="0" w:uiPriority="10"/>
    <w:lsdException w:name="Closing" w:qFormat="0"/>
    <w:lsdException w:name="Signature" w:qFormat="0"/>
    <w:lsdException w:name="Default Paragraph Font" w:uiPriority="1"/>
    <w:lsdException w:name="Body Text" w:qFormat="0"/>
    <w:lsdException w:name="Body Text Indent" w:qFormat="0"/>
    <w:lsdException w:name="List Continue" w:qFormat="0"/>
    <w:lsdException w:name="List Continue 2" w:qFormat="0"/>
    <w:lsdException w:name="List Continue 3" w:qFormat="0"/>
    <w:lsdException w:name="List Continue 4" w:qFormat="0"/>
    <w:lsdException w:name="List Continue 5" w:qFormat="0"/>
    <w:lsdException w:name="Message Header" w:qFormat="0"/>
    <w:lsdException w:name="Subtitle" w:semiHidden="0" w:uiPriority="11"/>
    <w:lsdException w:name="Salutation" w:qFormat="0"/>
    <w:lsdException w:name="Date" w:qFormat="0"/>
    <w:lsdException w:name="Body Text First Indent" w:qFormat="0"/>
    <w:lsdException w:name="Body Text First Indent 2" w:qFormat="0"/>
    <w:lsdException w:name="Note Heading" w:qFormat="0"/>
    <w:lsdException w:name="Body Text 2" w:qFormat="0"/>
    <w:lsdException w:name="Body Text 3" w:qFormat="0"/>
    <w:lsdException w:name="Body Text Indent 2" w:qFormat="0"/>
    <w:lsdException w:name="Body Text Indent 3" w:qFormat="0"/>
    <w:lsdException w:name="Block Text" w:qFormat="0"/>
    <w:lsdException w:name="Hyperlink" w:qFormat="0"/>
    <w:lsdException w:name="FollowedHyperlink" w:qFormat="0"/>
    <w:lsdException w:name="Strong" w:semiHidden="0" w:uiPriority="22"/>
    <w:lsdException w:name="Emphasis" w:semiHidden="0" w:uiPriority="20"/>
    <w:lsdException w:name="Document Map" w:qFormat="0"/>
    <w:lsdException w:name="Plain Text" w:qFormat="0"/>
    <w:lsdException w:name="E-mail Signature" w:qFormat="0"/>
    <w:lsdException w:name="Normal (Web)" w:qFormat="0"/>
    <w:lsdException w:name="HTML Acronym" w:qFormat="0"/>
    <w:lsdException w:name="HTML Address" w:qFormat="0"/>
    <w:lsdException w:name="HTML Cite" w:qFormat="0"/>
    <w:lsdException w:name="HTML Code" w:qFormat="0"/>
    <w:lsdException w:name="HTML Definition" w:qFormat="0"/>
    <w:lsdException w:name="HTML Keyboard" w:qFormat="0"/>
    <w:lsdException w:name="HTML Preformatted" w:qFormat="0"/>
    <w:lsdException w:name="HTML Sample" w:qFormat="0"/>
    <w:lsdException w:name="HTML Typewriter" w:qFormat="0"/>
    <w:lsdException w:name="HTML Variable" w:qFormat="0"/>
    <w:lsdException w:name="annotation subject" w:qFormat="0"/>
    <w:lsdException w:name="Table Grid" w:semiHidden="0" w:uiPriority="1"/>
    <w:lsdException w:name="Placeholder Text" w:qFormat="0"/>
    <w:lsdException w:name="No Spacing" w:semiHidden="0" w:uiPriority="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lsdException w:name="Quote" w:semiHidden="0" w:uiPriority="29"/>
    <w:lsdException w:name="Intense Quote" w:semiHidden="0"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lsdException w:name="Intense Emphasis" w:semiHidden="0" w:uiPriority="21"/>
    <w:lsdException w:name="Subtle Reference" w:semiHidden="0" w:uiPriority="31"/>
    <w:lsdException w:name="Intense Reference" w:semiHidden="0" w:uiPriority="32"/>
    <w:lsdException w:name="Book Title" w:semiHidden="0" w:uiPriority="33"/>
    <w:lsdException w:name="Bibliography" w:uiPriority="37" w:qFormat="0"/>
    <w:lsdException w:name="TOC Heading" w:uiPriority="39" w:unhideWhenUsed="1"/>
  </w:latentStyles>
  <w:style w:type="paragraph" w:default="1" w:styleId="Standaard">
    <w:name w:val="Normal"/>
    <w:qFormat/>
    <w:rsid w:val="00292EC7"/>
  </w:style>
  <w:style w:type="paragraph" w:styleId="Kop1">
    <w:name w:val="heading 1"/>
    <w:basedOn w:val="Standaard"/>
    <w:next w:val="Standaard"/>
    <w:link w:val="Kop1Char"/>
    <w:uiPriority w:val="9"/>
    <w:qFormat/>
    <w:rsid w:val="0028190E"/>
    <w:pPr>
      <w:pageBreakBefore/>
      <w:numPr>
        <w:numId w:val="14"/>
      </w:numPr>
      <w:spacing w:before="480"/>
      <w:contextualSpacing/>
      <w:outlineLvl w:val="0"/>
    </w:pPr>
    <w:rPr>
      <w:smallCaps/>
      <w:spacing w:val="5"/>
      <w:sz w:val="36"/>
      <w:szCs w:val="36"/>
    </w:rPr>
  </w:style>
  <w:style w:type="paragraph" w:styleId="Kop2">
    <w:name w:val="heading 2"/>
    <w:basedOn w:val="Standaard"/>
    <w:next w:val="Standaard"/>
    <w:link w:val="Kop2Char"/>
    <w:uiPriority w:val="9"/>
    <w:unhideWhenUsed/>
    <w:qFormat/>
    <w:rsid w:val="0028190E"/>
    <w:pPr>
      <w:numPr>
        <w:ilvl w:val="1"/>
        <w:numId w:val="14"/>
      </w:numPr>
      <w:spacing w:before="400" w:line="271" w:lineRule="auto"/>
      <w:outlineLvl w:val="1"/>
    </w:pPr>
    <w:rPr>
      <w:smallCaps/>
      <w:sz w:val="28"/>
      <w:szCs w:val="28"/>
    </w:rPr>
  </w:style>
  <w:style w:type="paragraph" w:styleId="Kop3">
    <w:name w:val="heading 3"/>
    <w:basedOn w:val="Standaard"/>
    <w:next w:val="Standaard"/>
    <w:link w:val="Kop3Char"/>
    <w:uiPriority w:val="9"/>
    <w:semiHidden/>
    <w:unhideWhenUsed/>
    <w:qFormat/>
    <w:rsid w:val="00292EC7"/>
    <w:pPr>
      <w:numPr>
        <w:ilvl w:val="2"/>
        <w:numId w:val="14"/>
      </w:numPr>
      <w:spacing w:before="200" w:after="0" w:line="271" w:lineRule="auto"/>
      <w:outlineLvl w:val="2"/>
    </w:pPr>
    <w:rPr>
      <w:i/>
      <w:iCs/>
      <w:smallCaps/>
      <w:spacing w:val="5"/>
      <w:sz w:val="26"/>
      <w:szCs w:val="26"/>
    </w:rPr>
  </w:style>
  <w:style w:type="paragraph" w:styleId="Kop4">
    <w:name w:val="heading 4"/>
    <w:basedOn w:val="Standaard"/>
    <w:next w:val="Standaard"/>
    <w:link w:val="Kop4Char"/>
    <w:uiPriority w:val="9"/>
    <w:semiHidden/>
    <w:unhideWhenUsed/>
    <w:qFormat/>
    <w:rsid w:val="00292EC7"/>
    <w:pPr>
      <w:numPr>
        <w:ilvl w:val="3"/>
        <w:numId w:val="14"/>
      </w:numPr>
      <w:spacing w:after="0" w:line="271" w:lineRule="auto"/>
      <w:outlineLvl w:val="3"/>
    </w:pPr>
    <w:rPr>
      <w:b/>
      <w:bCs/>
      <w:spacing w:val="5"/>
      <w:sz w:val="24"/>
      <w:szCs w:val="24"/>
    </w:rPr>
  </w:style>
  <w:style w:type="paragraph" w:styleId="Kop5">
    <w:name w:val="heading 5"/>
    <w:basedOn w:val="Standaard"/>
    <w:next w:val="Standaard"/>
    <w:link w:val="Kop5Char"/>
    <w:uiPriority w:val="9"/>
    <w:semiHidden/>
    <w:unhideWhenUsed/>
    <w:qFormat/>
    <w:rsid w:val="00292EC7"/>
    <w:pPr>
      <w:numPr>
        <w:ilvl w:val="4"/>
        <w:numId w:val="14"/>
      </w:numPr>
      <w:spacing w:after="0" w:line="271" w:lineRule="auto"/>
      <w:outlineLvl w:val="4"/>
    </w:pPr>
    <w:rPr>
      <w:i/>
      <w:iCs/>
      <w:sz w:val="24"/>
      <w:szCs w:val="24"/>
    </w:rPr>
  </w:style>
  <w:style w:type="paragraph" w:styleId="Kop6">
    <w:name w:val="heading 6"/>
    <w:basedOn w:val="Standaard"/>
    <w:next w:val="Standaard"/>
    <w:link w:val="Kop6Char"/>
    <w:uiPriority w:val="9"/>
    <w:semiHidden/>
    <w:unhideWhenUsed/>
    <w:qFormat/>
    <w:rsid w:val="00292EC7"/>
    <w:pPr>
      <w:numPr>
        <w:ilvl w:val="5"/>
        <w:numId w:val="14"/>
      </w:numPr>
      <w:shd w:val="clear" w:color="auto" w:fill="FFFFFF" w:themeFill="background1"/>
      <w:spacing w:after="0" w:line="271" w:lineRule="auto"/>
      <w:outlineLvl w:val="5"/>
    </w:pPr>
    <w:rPr>
      <w:b/>
      <w:bCs/>
      <w:color w:val="595959" w:themeColor="text1" w:themeTint="A6"/>
      <w:spacing w:val="5"/>
    </w:rPr>
  </w:style>
  <w:style w:type="paragraph" w:styleId="Kop7">
    <w:name w:val="heading 7"/>
    <w:basedOn w:val="Standaard"/>
    <w:next w:val="Standaard"/>
    <w:link w:val="Kop7Char"/>
    <w:uiPriority w:val="9"/>
    <w:semiHidden/>
    <w:unhideWhenUsed/>
    <w:qFormat/>
    <w:rsid w:val="00292EC7"/>
    <w:pPr>
      <w:numPr>
        <w:ilvl w:val="6"/>
        <w:numId w:val="14"/>
      </w:numPr>
      <w:spacing w:after="0"/>
      <w:outlineLvl w:val="6"/>
    </w:pPr>
    <w:rPr>
      <w:b/>
      <w:bCs/>
      <w:i/>
      <w:iCs/>
      <w:color w:val="5A5A5A" w:themeColor="text1" w:themeTint="A5"/>
      <w:sz w:val="20"/>
      <w:szCs w:val="20"/>
    </w:rPr>
  </w:style>
  <w:style w:type="paragraph" w:styleId="Kop8">
    <w:name w:val="heading 8"/>
    <w:basedOn w:val="Standaard"/>
    <w:next w:val="Standaard"/>
    <w:link w:val="Kop8Char"/>
    <w:uiPriority w:val="9"/>
    <w:semiHidden/>
    <w:unhideWhenUsed/>
    <w:qFormat/>
    <w:rsid w:val="00292EC7"/>
    <w:pPr>
      <w:numPr>
        <w:ilvl w:val="7"/>
        <w:numId w:val="14"/>
      </w:numPr>
      <w:spacing w:after="0"/>
      <w:outlineLvl w:val="7"/>
    </w:pPr>
    <w:rPr>
      <w:b/>
      <w:bCs/>
      <w:color w:val="7F7F7F" w:themeColor="text1" w:themeTint="80"/>
      <w:sz w:val="20"/>
      <w:szCs w:val="20"/>
    </w:rPr>
  </w:style>
  <w:style w:type="paragraph" w:styleId="Kop9">
    <w:name w:val="heading 9"/>
    <w:basedOn w:val="Standaard"/>
    <w:next w:val="Standaard"/>
    <w:link w:val="Kop9Char"/>
    <w:uiPriority w:val="9"/>
    <w:semiHidden/>
    <w:unhideWhenUsed/>
    <w:qFormat/>
    <w:rsid w:val="00292EC7"/>
    <w:pPr>
      <w:numPr>
        <w:ilvl w:val="8"/>
        <w:numId w:val="14"/>
      </w:numPr>
      <w:spacing w:after="0" w:line="271" w:lineRule="auto"/>
      <w:outlineLvl w:val="8"/>
    </w:pPr>
    <w:rPr>
      <w:b/>
      <w:bCs/>
      <w:i/>
      <w:iCs/>
      <w:color w:val="7F7F7F" w:themeColor="text1" w:themeTint="8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8190E"/>
    <w:rPr>
      <w:smallCaps/>
      <w:spacing w:val="5"/>
      <w:sz w:val="36"/>
      <w:szCs w:val="36"/>
    </w:rPr>
  </w:style>
  <w:style w:type="character" w:customStyle="1" w:styleId="Kop2Char">
    <w:name w:val="Kop 2 Char"/>
    <w:basedOn w:val="Standaardalinea-lettertype"/>
    <w:link w:val="Kop2"/>
    <w:uiPriority w:val="9"/>
    <w:rsid w:val="0028190E"/>
    <w:rPr>
      <w:smallCaps/>
      <w:sz w:val="28"/>
      <w:szCs w:val="28"/>
    </w:rPr>
  </w:style>
  <w:style w:type="paragraph" w:styleId="Titel">
    <w:name w:val="Title"/>
    <w:basedOn w:val="Standaard"/>
    <w:next w:val="Standaard"/>
    <w:link w:val="TitelChar"/>
    <w:uiPriority w:val="10"/>
    <w:qFormat/>
    <w:rsid w:val="00292EC7"/>
    <w:pPr>
      <w:spacing w:after="300" w:line="240" w:lineRule="auto"/>
      <w:contextualSpacing/>
    </w:pPr>
    <w:rPr>
      <w:smallCaps/>
      <w:sz w:val="52"/>
      <w:szCs w:val="52"/>
    </w:rPr>
  </w:style>
  <w:style w:type="character" w:customStyle="1" w:styleId="TitelChar">
    <w:name w:val="Titel Char"/>
    <w:basedOn w:val="Standaardalinea-lettertype"/>
    <w:link w:val="Titel"/>
    <w:uiPriority w:val="10"/>
    <w:rsid w:val="00292EC7"/>
    <w:rPr>
      <w:smallCaps/>
      <w:sz w:val="52"/>
      <w:szCs w:val="52"/>
    </w:rPr>
  </w:style>
  <w:style w:type="paragraph" w:styleId="Ondertitel">
    <w:name w:val="Subtitle"/>
    <w:basedOn w:val="Standaard"/>
    <w:next w:val="Standaard"/>
    <w:link w:val="OndertitelChar"/>
    <w:uiPriority w:val="11"/>
    <w:qFormat/>
    <w:rsid w:val="00292EC7"/>
    <w:rPr>
      <w:i/>
      <w:iCs/>
      <w:smallCaps/>
      <w:spacing w:val="10"/>
      <w:sz w:val="28"/>
      <w:szCs w:val="28"/>
    </w:rPr>
  </w:style>
  <w:style w:type="character" w:customStyle="1" w:styleId="OndertitelChar">
    <w:name w:val="Ondertitel Char"/>
    <w:basedOn w:val="Standaardalinea-lettertype"/>
    <w:link w:val="Ondertitel"/>
    <w:uiPriority w:val="11"/>
    <w:rsid w:val="00292EC7"/>
    <w:rPr>
      <w:i/>
      <w:iCs/>
      <w:smallCaps/>
      <w:spacing w:val="10"/>
      <w:sz w:val="28"/>
      <w:szCs w:val="28"/>
    </w:rPr>
  </w:style>
  <w:style w:type="paragraph" w:styleId="Ballontekst">
    <w:name w:val="Balloon Text"/>
    <w:basedOn w:val="Standaard"/>
    <w:link w:val="BallontekstChar"/>
    <w:uiPriority w:val="99"/>
    <w:semiHidden/>
    <w:unhideWhenUsed/>
    <w:rsid w:val="00022E8E"/>
    <w:pPr>
      <w:spacing w:after="0" w:line="240" w:lineRule="auto"/>
    </w:pPr>
    <w:rPr>
      <w:rFonts w:eastAsiaTheme="minorEastAsia" w:hAnsi="Tahoma"/>
      <w:color w:val="414751" w:themeColor="text2" w:themeShade="BF"/>
      <w:sz w:val="16"/>
      <w:szCs w:val="16"/>
    </w:rPr>
  </w:style>
  <w:style w:type="character" w:customStyle="1" w:styleId="BallontekstChar">
    <w:name w:val="Ballontekst Char"/>
    <w:link w:val="Ballontekst"/>
    <w:uiPriority w:val="99"/>
    <w:semiHidden/>
    <w:rsid w:val="00022E8E"/>
    <w:rPr>
      <w:rFonts w:eastAsia="Times New Roman" w:hAnsi="Tahoma"/>
      <w:color w:val="414751"/>
      <w:sz w:val="16"/>
      <w:szCs w:val="16"/>
      <w:lang w:val="nl-NL"/>
    </w:rPr>
  </w:style>
  <w:style w:type="character" w:styleId="Titelvanboek">
    <w:name w:val="Book Title"/>
    <w:basedOn w:val="Standaardalinea-lettertype"/>
    <w:uiPriority w:val="33"/>
    <w:qFormat/>
    <w:rsid w:val="00292EC7"/>
    <w:rPr>
      <w:i/>
      <w:iCs/>
      <w:smallCaps/>
      <w:spacing w:val="5"/>
    </w:rPr>
  </w:style>
  <w:style w:type="numbering" w:customStyle="1" w:styleId="Lijstmetopsommingstekens">
    <w:name w:val="Lijst met opsommingstekens"/>
    <w:uiPriority w:val="99"/>
    <w:rsid w:val="00022E8E"/>
    <w:pPr>
      <w:numPr>
        <w:numId w:val="1"/>
      </w:numPr>
    </w:pPr>
  </w:style>
  <w:style w:type="paragraph" w:styleId="Bijschrift">
    <w:name w:val="caption"/>
    <w:basedOn w:val="Standaard"/>
    <w:next w:val="Standaard"/>
    <w:uiPriority w:val="35"/>
    <w:unhideWhenUsed/>
    <w:rsid w:val="00292EC7"/>
    <w:rPr>
      <w:caps/>
      <w:spacing w:val="10"/>
      <w:sz w:val="18"/>
      <w:szCs w:val="18"/>
    </w:rPr>
  </w:style>
  <w:style w:type="character" w:styleId="Nadruk">
    <w:name w:val="Emphasis"/>
    <w:uiPriority w:val="20"/>
    <w:qFormat/>
    <w:rsid w:val="00292EC7"/>
    <w:rPr>
      <w:b/>
      <w:bCs/>
      <w:i/>
      <w:iCs/>
      <w:spacing w:val="10"/>
    </w:rPr>
  </w:style>
  <w:style w:type="paragraph" w:styleId="Voettekst">
    <w:name w:val="footer"/>
    <w:basedOn w:val="Standaard"/>
    <w:link w:val="VoettekstChar"/>
    <w:uiPriority w:val="99"/>
    <w:unhideWhenUsed/>
    <w:rsid w:val="00022E8E"/>
    <w:pPr>
      <w:tabs>
        <w:tab w:val="center" w:pos="4680"/>
        <w:tab w:val="right" w:pos="9360"/>
      </w:tabs>
      <w:spacing w:after="0" w:line="240" w:lineRule="auto"/>
    </w:pPr>
  </w:style>
  <w:style w:type="character" w:customStyle="1" w:styleId="VoettekstChar">
    <w:name w:val="Voettekst Char"/>
    <w:link w:val="Voettekst"/>
    <w:uiPriority w:val="99"/>
    <w:rsid w:val="00022E8E"/>
    <w:rPr>
      <w:color w:val="414751"/>
      <w:sz w:val="20"/>
    </w:rPr>
  </w:style>
  <w:style w:type="paragraph" w:styleId="Koptekst">
    <w:name w:val="header"/>
    <w:basedOn w:val="Standaard"/>
    <w:link w:val="KoptekstChar"/>
    <w:uiPriority w:val="99"/>
    <w:semiHidden/>
    <w:unhideWhenUsed/>
    <w:rsid w:val="00022E8E"/>
    <w:pPr>
      <w:tabs>
        <w:tab w:val="center" w:pos="4680"/>
        <w:tab w:val="right" w:pos="9360"/>
      </w:tabs>
      <w:spacing w:after="0" w:line="240" w:lineRule="auto"/>
    </w:pPr>
  </w:style>
  <w:style w:type="character" w:customStyle="1" w:styleId="KoptekstChar">
    <w:name w:val="Koptekst Char"/>
    <w:link w:val="Koptekst"/>
    <w:uiPriority w:val="99"/>
    <w:semiHidden/>
    <w:rsid w:val="00022E8E"/>
    <w:rPr>
      <w:color w:val="414751"/>
      <w:sz w:val="20"/>
    </w:rPr>
  </w:style>
  <w:style w:type="character" w:customStyle="1" w:styleId="Kop3Char">
    <w:name w:val="Kop 3 Char"/>
    <w:basedOn w:val="Standaardalinea-lettertype"/>
    <w:link w:val="Kop3"/>
    <w:uiPriority w:val="9"/>
    <w:semiHidden/>
    <w:rsid w:val="00292EC7"/>
    <w:rPr>
      <w:i/>
      <w:iCs/>
      <w:smallCaps/>
      <w:spacing w:val="5"/>
      <w:sz w:val="26"/>
      <w:szCs w:val="26"/>
    </w:rPr>
  </w:style>
  <w:style w:type="character" w:customStyle="1" w:styleId="Kop4Char">
    <w:name w:val="Kop 4 Char"/>
    <w:basedOn w:val="Standaardalinea-lettertype"/>
    <w:link w:val="Kop4"/>
    <w:uiPriority w:val="9"/>
    <w:semiHidden/>
    <w:rsid w:val="00292EC7"/>
    <w:rPr>
      <w:b/>
      <w:bCs/>
      <w:spacing w:val="5"/>
      <w:sz w:val="24"/>
      <w:szCs w:val="24"/>
    </w:rPr>
  </w:style>
  <w:style w:type="character" w:customStyle="1" w:styleId="Kop5Char">
    <w:name w:val="Kop 5 Char"/>
    <w:basedOn w:val="Standaardalinea-lettertype"/>
    <w:link w:val="Kop5"/>
    <w:uiPriority w:val="9"/>
    <w:semiHidden/>
    <w:rsid w:val="00292EC7"/>
    <w:rPr>
      <w:i/>
      <w:iCs/>
      <w:sz w:val="24"/>
      <w:szCs w:val="24"/>
    </w:rPr>
  </w:style>
  <w:style w:type="character" w:customStyle="1" w:styleId="Kop6Char">
    <w:name w:val="Kop 6 Char"/>
    <w:basedOn w:val="Standaardalinea-lettertype"/>
    <w:link w:val="Kop6"/>
    <w:uiPriority w:val="9"/>
    <w:semiHidden/>
    <w:rsid w:val="00292EC7"/>
    <w:rPr>
      <w:b/>
      <w:bCs/>
      <w:color w:val="595959" w:themeColor="text1" w:themeTint="A6"/>
      <w:spacing w:val="5"/>
      <w:shd w:val="clear" w:color="auto" w:fill="FFFFFF" w:themeFill="background1"/>
    </w:rPr>
  </w:style>
  <w:style w:type="character" w:customStyle="1" w:styleId="Kop7Char">
    <w:name w:val="Kop 7 Char"/>
    <w:basedOn w:val="Standaardalinea-lettertype"/>
    <w:link w:val="Kop7"/>
    <w:uiPriority w:val="9"/>
    <w:semiHidden/>
    <w:rsid w:val="00292EC7"/>
    <w:rPr>
      <w:b/>
      <w:bCs/>
      <w:i/>
      <w:iCs/>
      <w:color w:val="5A5A5A" w:themeColor="text1" w:themeTint="A5"/>
      <w:sz w:val="20"/>
      <w:szCs w:val="20"/>
    </w:rPr>
  </w:style>
  <w:style w:type="character" w:customStyle="1" w:styleId="Kop8Char">
    <w:name w:val="Kop 8 Char"/>
    <w:basedOn w:val="Standaardalinea-lettertype"/>
    <w:link w:val="Kop8"/>
    <w:uiPriority w:val="9"/>
    <w:semiHidden/>
    <w:rsid w:val="00292EC7"/>
    <w:rPr>
      <w:b/>
      <w:bCs/>
      <w:color w:val="7F7F7F" w:themeColor="text1" w:themeTint="80"/>
      <w:sz w:val="20"/>
      <w:szCs w:val="20"/>
    </w:rPr>
  </w:style>
  <w:style w:type="character" w:customStyle="1" w:styleId="Kop9Char">
    <w:name w:val="Kop 9 Char"/>
    <w:basedOn w:val="Standaardalinea-lettertype"/>
    <w:link w:val="Kop9"/>
    <w:uiPriority w:val="9"/>
    <w:semiHidden/>
    <w:rsid w:val="00292EC7"/>
    <w:rPr>
      <w:b/>
      <w:bCs/>
      <w:i/>
      <w:iCs/>
      <w:color w:val="7F7F7F" w:themeColor="text1" w:themeTint="80"/>
      <w:sz w:val="18"/>
      <w:szCs w:val="18"/>
    </w:rPr>
  </w:style>
  <w:style w:type="character" w:styleId="Intensievebenadrukking">
    <w:name w:val="Intense Emphasis"/>
    <w:uiPriority w:val="21"/>
    <w:qFormat/>
    <w:rsid w:val="00292EC7"/>
    <w:rPr>
      <w:b/>
      <w:bCs/>
      <w:i/>
      <w:iCs/>
    </w:rPr>
  </w:style>
  <w:style w:type="paragraph" w:styleId="Citaat">
    <w:name w:val="Quote"/>
    <w:basedOn w:val="Standaard"/>
    <w:next w:val="Standaard"/>
    <w:link w:val="CitaatChar"/>
    <w:uiPriority w:val="29"/>
    <w:qFormat/>
    <w:rsid w:val="00292EC7"/>
    <w:rPr>
      <w:i/>
      <w:iCs/>
    </w:rPr>
  </w:style>
  <w:style w:type="character" w:customStyle="1" w:styleId="CitaatChar">
    <w:name w:val="Citaat Char"/>
    <w:basedOn w:val="Standaardalinea-lettertype"/>
    <w:link w:val="Citaat"/>
    <w:uiPriority w:val="29"/>
    <w:rsid w:val="00292EC7"/>
    <w:rPr>
      <w:i/>
      <w:iCs/>
    </w:rPr>
  </w:style>
  <w:style w:type="paragraph" w:styleId="Duidelijkcitaat">
    <w:name w:val="Intense Quote"/>
    <w:basedOn w:val="Standaard"/>
    <w:next w:val="Standaard"/>
    <w:link w:val="DuidelijkcitaatChar"/>
    <w:uiPriority w:val="30"/>
    <w:qFormat/>
    <w:rsid w:val="00292EC7"/>
    <w:pPr>
      <w:pBdr>
        <w:top w:val="single" w:sz="4" w:space="10" w:color="auto"/>
        <w:bottom w:val="single" w:sz="4" w:space="10" w:color="auto"/>
      </w:pBdr>
      <w:spacing w:before="240" w:after="240" w:line="300" w:lineRule="auto"/>
      <w:ind w:left="1152" w:right="1152"/>
      <w:jc w:val="both"/>
    </w:pPr>
    <w:rPr>
      <w:i/>
      <w:iCs/>
    </w:rPr>
  </w:style>
  <w:style w:type="character" w:customStyle="1" w:styleId="DuidelijkcitaatChar">
    <w:name w:val="Duidelijk citaat Char"/>
    <w:basedOn w:val="Standaardalinea-lettertype"/>
    <w:link w:val="Duidelijkcitaat"/>
    <w:uiPriority w:val="30"/>
    <w:rsid w:val="00292EC7"/>
    <w:rPr>
      <w:i/>
      <w:iCs/>
    </w:rPr>
  </w:style>
  <w:style w:type="character" w:styleId="Intensieveverwijzing">
    <w:name w:val="Intense Reference"/>
    <w:uiPriority w:val="32"/>
    <w:qFormat/>
    <w:rsid w:val="00292EC7"/>
    <w:rPr>
      <w:b/>
      <w:bCs/>
      <w:smallCaps/>
    </w:rPr>
  </w:style>
  <w:style w:type="paragraph" w:styleId="Lijstalinea">
    <w:name w:val="List Paragraph"/>
    <w:basedOn w:val="Standaard"/>
    <w:uiPriority w:val="34"/>
    <w:qFormat/>
    <w:rsid w:val="00292EC7"/>
    <w:pPr>
      <w:ind w:left="720"/>
      <w:contextualSpacing/>
    </w:pPr>
  </w:style>
  <w:style w:type="paragraph" w:styleId="Standaardinspringing">
    <w:name w:val="Normal Indent"/>
    <w:basedOn w:val="Standaard"/>
    <w:uiPriority w:val="99"/>
    <w:unhideWhenUsed/>
    <w:rsid w:val="00022E8E"/>
    <w:pPr>
      <w:ind w:left="720"/>
      <w:contextualSpacing/>
    </w:pPr>
  </w:style>
  <w:style w:type="numbering" w:customStyle="1" w:styleId="Genummerdelijst">
    <w:name w:val="Genummerde lijst"/>
    <w:uiPriority w:val="99"/>
    <w:rsid w:val="00022E8E"/>
    <w:pPr>
      <w:numPr>
        <w:numId w:val="2"/>
      </w:numPr>
    </w:pPr>
  </w:style>
  <w:style w:type="character" w:styleId="Zwaar">
    <w:name w:val="Strong"/>
    <w:uiPriority w:val="22"/>
    <w:qFormat/>
    <w:rsid w:val="00292EC7"/>
    <w:rPr>
      <w:b/>
      <w:bCs/>
    </w:rPr>
  </w:style>
  <w:style w:type="character" w:styleId="Subtielebenadrukking">
    <w:name w:val="Subtle Emphasis"/>
    <w:uiPriority w:val="19"/>
    <w:qFormat/>
    <w:rsid w:val="00292EC7"/>
    <w:rPr>
      <w:i/>
      <w:iCs/>
    </w:rPr>
  </w:style>
  <w:style w:type="character" w:styleId="Subtieleverwijzing">
    <w:name w:val="Subtle Reference"/>
    <w:basedOn w:val="Standaardalinea-lettertype"/>
    <w:uiPriority w:val="31"/>
    <w:qFormat/>
    <w:rsid w:val="00292EC7"/>
    <w:rPr>
      <w:smallCaps/>
    </w:rPr>
  </w:style>
  <w:style w:type="table" w:styleId="Tabelraster">
    <w:name w:val="Table Grid"/>
    <w:basedOn w:val="Standaardtabel"/>
    <w:uiPriority w:val="1"/>
    <w:rsid w:val="00022E8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kstvantijdelijkeaanduiding">
    <w:name w:val="Placeholder Text"/>
    <w:uiPriority w:val="99"/>
    <w:semiHidden/>
    <w:rsid w:val="00022E8E"/>
    <w:rPr>
      <w:color w:val="808080"/>
    </w:rPr>
  </w:style>
  <w:style w:type="paragraph" w:styleId="Geenafstand">
    <w:name w:val="No Spacing"/>
    <w:basedOn w:val="Standaard"/>
    <w:link w:val="GeenafstandChar"/>
    <w:uiPriority w:val="1"/>
    <w:qFormat/>
    <w:rsid w:val="00292EC7"/>
    <w:pPr>
      <w:spacing w:after="0" w:line="240" w:lineRule="auto"/>
    </w:pPr>
  </w:style>
  <w:style w:type="character" w:customStyle="1" w:styleId="GeenafstandChar">
    <w:name w:val="Geen afstand Char"/>
    <w:basedOn w:val="Standaardalinea-lettertype"/>
    <w:link w:val="Geenafstand"/>
    <w:uiPriority w:val="1"/>
    <w:rsid w:val="00292EC7"/>
  </w:style>
  <w:style w:type="paragraph" w:styleId="Kopvaninhoudsopgave">
    <w:name w:val="TOC Heading"/>
    <w:basedOn w:val="Kop1"/>
    <w:next w:val="Standaard"/>
    <w:uiPriority w:val="39"/>
    <w:unhideWhenUsed/>
    <w:qFormat/>
    <w:rsid w:val="00292EC7"/>
    <w:pPr>
      <w:outlineLvl w:val="9"/>
    </w:pPr>
    <w:rPr>
      <w:lang w:bidi="en-US"/>
    </w:rPr>
  </w:style>
  <w:style w:type="character" w:styleId="Hyperlink">
    <w:name w:val="Hyperlink"/>
    <w:basedOn w:val="Standaardalinea-lettertype"/>
    <w:uiPriority w:val="99"/>
    <w:rsid w:val="00292EC7"/>
    <w:rPr>
      <w:color w:val="D2611C" w:themeColor="hyperlink"/>
      <w:u w:val="single"/>
    </w:rPr>
  </w:style>
  <w:style w:type="paragraph" w:styleId="Inhopg1">
    <w:name w:val="toc 1"/>
    <w:basedOn w:val="Standaard"/>
    <w:next w:val="Standaard"/>
    <w:autoRedefine/>
    <w:uiPriority w:val="39"/>
    <w:rsid w:val="0028190E"/>
    <w:pPr>
      <w:tabs>
        <w:tab w:val="left" w:pos="440"/>
        <w:tab w:val="right" w:leader="dot" w:pos="8211"/>
      </w:tabs>
      <w:spacing w:after="100"/>
    </w:pPr>
  </w:style>
  <w:style w:type="paragraph" w:styleId="Inhopg2">
    <w:name w:val="toc 2"/>
    <w:basedOn w:val="Standaard"/>
    <w:next w:val="Standaard"/>
    <w:autoRedefine/>
    <w:uiPriority w:val="39"/>
    <w:rsid w:val="003D28AD"/>
    <w:pPr>
      <w:spacing w:after="100"/>
      <w:ind w:left="220"/>
    </w:pPr>
  </w:style>
  <w:style w:type="table" w:styleId="Lichtelijst-accent3">
    <w:name w:val="Light List Accent 3"/>
    <w:basedOn w:val="Standaardtabel"/>
    <w:uiPriority w:val="61"/>
    <w:rsid w:val="00B47068"/>
    <w:pPr>
      <w:spacing w:after="0" w:line="240" w:lineRule="auto"/>
    </w:pPr>
    <w:rPr>
      <w:rFonts w:asciiTheme="minorHAnsi" w:eastAsiaTheme="minorEastAsia" w:hAnsiTheme="minorHAnsi" w:cstheme="minorBidi"/>
    </w:rPr>
    <w:tblPr>
      <w:tblStyleRowBandSize w:val="1"/>
      <w:tblStyleColBandSize w:val="1"/>
      <w:tblBorders>
        <w:top w:val="single" w:sz="8" w:space="0" w:color="B32C16" w:themeColor="accent3"/>
        <w:left w:val="single" w:sz="8" w:space="0" w:color="B32C16" w:themeColor="accent3"/>
        <w:bottom w:val="single" w:sz="8" w:space="0" w:color="B32C16" w:themeColor="accent3"/>
        <w:right w:val="single" w:sz="8" w:space="0" w:color="B32C16" w:themeColor="accent3"/>
      </w:tblBorders>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table" w:styleId="Gemiddeldearcering1-accent3">
    <w:name w:val="Medium Shading 1 Accent 3"/>
    <w:basedOn w:val="Standaardtabel"/>
    <w:uiPriority w:val="63"/>
    <w:qFormat/>
    <w:rsid w:val="00B47068"/>
    <w:pPr>
      <w:spacing w:after="0" w:line="240" w:lineRule="auto"/>
    </w:pPr>
    <w:tblPr>
      <w:tblStyleRowBandSize w:val="1"/>
      <w:tblStyleColBandSize w:val="1"/>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qFormat/>
    <w:rsid w:val="00B47068"/>
    <w:pPr>
      <w:spacing w:after="0" w:line="240" w:lineRule="auto"/>
    </w:pPr>
    <w:tblPr>
      <w:tblStyleRowBandSize w:val="1"/>
      <w:tblStyleColBandSize w:val="1"/>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rsid w:val="00DE7AC4"/>
    <w:rPr>
      <w:sz w:val="16"/>
      <w:szCs w:val="16"/>
    </w:rPr>
  </w:style>
  <w:style w:type="paragraph" w:styleId="Tekstopmerking">
    <w:name w:val="annotation text"/>
    <w:basedOn w:val="Standaard"/>
    <w:link w:val="TekstopmerkingChar"/>
    <w:uiPriority w:val="99"/>
    <w:semiHidden/>
    <w:rsid w:val="00DE7AC4"/>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DE7AC4"/>
    <w:rPr>
      <w:sz w:val="20"/>
      <w:szCs w:val="20"/>
    </w:rPr>
  </w:style>
  <w:style w:type="paragraph" w:styleId="Onderwerpvanopmerking">
    <w:name w:val="annotation subject"/>
    <w:basedOn w:val="Tekstopmerking"/>
    <w:next w:val="Tekstopmerking"/>
    <w:link w:val="OnderwerpvanopmerkingChar"/>
    <w:uiPriority w:val="99"/>
    <w:semiHidden/>
    <w:rsid w:val="00DE7AC4"/>
    <w:rPr>
      <w:b/>
      <w:bCs/>
    </w:rPr>
  </w:style>
  <w:style w:type="character" w:customStyle="1" w:styleId="OnderwerpvanopmerkingChar">
    <w:name w:val="Onderwerp van opmerking Char"/>
    <w:basedOn w:val="TekstopmerkingChar"/>
    <w:link w:val="Onderwerpvanopmerking"/>
    <w:uiPriority w:val="99"/>
    <w:semiHidden/>
    <w:rsid w:val="00DE7AC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nl-NL" w:eastAsia="nl-NL" w:bidi="ar-SA"/>
      </w:rPr>
    </w:rPrDefault>
    <w:pPrDefault>
      <w:pPr>
        <w:spacing w:after="200" w:line="276" w:lineRule="auto"/>
      </w:pPr>
    </w:pPrDefault>
  </w:docDefaults>
  <w:latentStyles w:defLockedState="0" w:defUIPriority="99" w:defSemiHidden="1" w:defUnhideWhenUsed="0" w:defQFormat="1" w:count="267">
    <w:lsdException w:name="Normal" w:semiHidden="0" w:uiPriority="0"/>
    <w:lsdException w:name="heading 1" w:semiHidden="0" w:uiPriority="9"/>
    <w:lsdException w:name="heading 2" w:semiHidden="0" w:uiPriority="9"/>
    <w:lsdException w:name="heading 3" w:semiHidden="0"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qFormat="0"/>
    <w:lsdException w:name="index 2" w:qFormat="0"/>
    <w:lsdException w:name="index 3" w:qFormat="0"/>
    <w:lsdException w:name="index 4" w:qFormat="0"/>
    <w:lsdException w:name="index 5" w:qFormat="0"/>
    <w:lsdException w:name="index 6" w:qFormat="0"/>
    <w:lsdException w:name="index 7" w:qFormat="0"/>
    <w:lsdException w:name="index 8" w:qFormat="0"/>
    <w:lsdException w:name="index 9" w:qFormat="0"/>
    <w:lsdException w:name="toc 1" w:uiPriority="39" w:qFormat="0"/>
    <w:lsdException w:name="toc 2" w:uiPriority="39" w:qFormat="0"/>
    <w:lsdException w:name="toc 3" w:uiPriority="39" w:qFormat="0"/>
    <w:lsdException w:name="toc 4" w:uiPriority="39" w:qFormat="0"/>
    <w:lsdException w:name="toc 5" w:uiPriority="39" w:qFormat="0"/>
    <w:lsdException w:name="toc 6" w:uiPriority="39" w:qFormat="0"/>
    <w:lsdException w:name="toc 7" w:uiPriority="39" w:qFormat="0"/>
    <w:lsdException w:name="toc 8" w:uiPriority="39" w:qFormat="0"/>
    <w:lsdException w:name="toc 9" w:uiPriority="39" w:qFormat="0"/>
    <w:lsdException w:name="footnote text" w:qFormat="0"/>
    <w:lsdException w:name="annotation text" w:qFormat="0"/>
    <w:lsdException w:name="index heading" w:qFormat="0"/>
    <w:lsdException w:name="caption" w:semiHidden="0" w:uiPriority="35" w:qFormat="0"/>
    <w:lsdException w:name="table of figures" w:qFormat="0"/>
    <w:lsdException w:name="envelope address" w:qFormat="0"/>
    <w:lsdException w:name="envelope return" w:qFormat="0"/>
    <w:lsdException w:name="footnote reference" w:qFormat="0"/>
    <w:lsdException w:name="annotation reference" w:qFormat="0"/>
    <w:lsdException w:name="line number" w:qFormat="0"/>
    <w:lsdException w:name="page number" w:qFormat="0"/>
    <w:lsdException w:name="endnote reference" w:qFormat="0"/>
    <w:lsdException w:name="endnote text" w:qFormat="0"/>
    <w:lsdException w:name="table of authorities" w:qFormat="0"/>
    <w:lsdException w:name="macro" w:qFormat="0"/>
    <w:lsdException w:name="toa heading" w:qFormat="0"/>
    <w:lsdException w:name="List" w:qFormat="0"/>
    <w:lsdException w:name="List Bullet" w:qFormat="0"/>
    <w:lsdException w:name="List Number" w:qFormat="0"/>
    <w:lsdException w:name="List 2" w:qFormat="0"/>
    <w:lsdException w:name="List 3" w:qFormat="0"/>
    <w:lsdException w:name="List 4" w:qFormat="0"/>
    <w:lsdException w:name="List 5" w:qFormat="0"/>
    <w:lsdException w:name="List Bullet 2" w:qFormat="0"/>
    <w:lsdException w:name="List Bullet 3" w:qFormat="0"/>
    <w:lsdException w:name="List Bullet 4" w:qFormat="0"/>
    <w:lsdException w:name="List Bullet 5" w:qFormat="0"/>
    <w:lsdException w:name="List Number 2" w:qFormat="0"/>
    <w:lsdException w:name="List Number 3" w:qFormat="0"/>
    <w:lsdException w:name="List Number 4" w:qFormat="0"/>
    <w:lsdException w:name="List Number 5" w:qFormat="0"/>
    <w:lsdException w:name="Title" w:semiHidden="0" w:uiPriority="10"/>
    <w:lsdException w:name="Closing" w:qFormat="0"/>
    <w:lsdException w:name="Signature" w:qFormat="0"/>
    <w:lsdException w:name="Default Paragraph Font" w:uiPriority="1"/>
    <w:lsdException w:name="Body Text" w:qFormat="0"/>
    <w:lsdException w:name="Body Text Indent" w:qFormat="0"/>
    <w:lsdException w:name="List Continue" w:qFormat="0"/>
    <w:lsdException w:name="List Continue 2" w:qFormat="0"/>
    <w:lsdException w:name="List Continue 3" w:qFormat="0"/>
    <w:lsdException w:name="List Continue 4" w:qFormat="0"/>
    <w:lsdException w:name="List Continue 5" w:qFormat="0"/>
    <w:lsdException w:name="Message Header" w:qFormat="0"/>
    <w:lsdException w:name="Subtitle" w:semiHidden="0" w:uiPriority="11"/>
    <w:lsdException w:name="Salutation" w:qFormat="0"/>
    <w:lsdException w:name="Date" w:qFormat="0"/>
    <w:lsdException w:name="Body Text First Indent" w:qFormat="0"/>
    <w:lsdException w:name="Body Text First Indent 2" w:qFormat="0"/>
    <w:lsdException w:name="Note Heading" w:qFormat="0"/>
    <w:lsdException w:name="Body Text 2" w:qFormat="0"/>
    <w:lsdException w:name="Body Text 3" w:qFormat="0"/>
    <w:lsdException w:name="Body Text Indent 2" w:qFormat="0"/>
    <w:lsdException w:name="Body Text Indent 3" w:qFormat="0"/>
    <w:lsdException w:name="Block Text" w:qFormat="0"/>
    <w:lsdException w:name="Hyperlink" w:qFormat="0"/>
    <w:lsdException w:name="FollowedHyperlink" w:qFormat="0"/>
    <w:lsdException w:name="Strong" w:semiHidden="0" w:uiPriority="22"/>
    <w:lsdException w:name="Emphasis" w:semiHidden="0" w:uiPriority="20"/>
    <w:lsdException w:name="Document Map" w:qFormat="0"/>
    <w:lsdException w:name="Plain Text" w:qFormat="0"/>
    <w:lsdException w:name="E-mail Signature" w:qFormat="0"/>
    <w:lsdException w:name="Normal (Web)" w:qFormat="0"/>
    <w:lsdException w:name="HTML Acronym" w:qFormat="0"/>
    <w:lsdException w:name="HTML Address" w:qFormat="0"/>
    <w:lsdException w:name="HTML Cite" w:qFormat="0"/>
    <w:lsdException w:name="HTML Code" w:qFormat="0"/>
    <w:lsdException w:name="HTML Definition" w:qFormat="0"/>
    <w:lsdException w:name="HTML Keyboard" w:qFormat="0"/>
    <w:lsdException w:name="HTML Preformatted" w:qFormat="0"/>
    <w:lsdException w:name="HTML Sample" w:qFormat="0"/>
    <w:lsdException w:name="HTML Typewriter" w:qFormat="0"/>
    <w:lsdException w:name="HTML Variable" w:qFormat="0"/>
    <w:lsdException w:name="annotation subject" w:qFormat="0"/>
    <w:lsdException w:name="Table Grid" w:semiHidden="0" w:uiPriority="1"/>
    <w:lsdException w:name="Placeholder Text" w:qFormat="0"/>
    <w:lsdException w:name="No Spacing" w:semiHidden="0" w:uiPriority="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lsdException w:name="Quote" w:semiHidden="0" w:uiPriority="29"/>
    <w:lsdException w:name="Intense Quote" w:semiHidden="0"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lsdException w:name="Intense Emphasis" w:semiHidden="0" w:uiPriority="21"/>
    <w:lsdException w:name="Subtle Reference" w:semiHidden="0" w:uiPriority="31"/>
    <w:lsdException w:name="Intense Reference" w:semiHidden="0" w:uiPriority="32"/>
    <w:lsdException w:name="Book Title" w:semiHidden="0" w:uiPriority="33"/>
    <w:lsdException w:name="Bibliography" w:uiPriority="37" w:qFormat="0"/>
    <w:lsdException w:name="TOC Heading" w:uiPriority="39" w:unhideWhenUsed="1"/>
  </w:latentStyles>
  <w:style w:type="paragraph" w:default="1" w:styleId="Standaard">
    <w:name w:val="Normal"/>
    <w:qFormat/>
    <w:rsid w:val="00292EC7"/>
  </w:style>
  <w:style w:type="paragraph" w:styleId="Kop1">
    <w:name w:val="heading 1"/>
    <w:basedOn w:val="Standaard"/>
    <w:next w:val="Standaard"/>
    <w:link w:val="Kop1Char"/>
    <w:uiPriority w:val="9"/>
    <w:qFormat/>
    <w:rsid w:val="0028190E"/>
    <w:pPr>
      <w:pageBreakBefore/>
      <w:numPr>
        <w:numId w:val="14"/>
      </w:numPr>
      <w:spacing w:before="480"/>
      <w:contextualSpacing/>
      <w:outlineLvl w:val="0"/>
    </w:pPr>
    <w:rPr>
      <w:smallCaps/>
      <w:spacing w:val="5"/>
      <w:sz w:val="36"/>
      <w:szCs w:val="36"/>
    </w:rPr>
  </w:style>
  <w:style w:type="paragraph" w:styleId="Kop2">
    <w:name w:val="heading 2"/>
    <w:basedOn w:val="Standaard"/>
    <w:next w:val="Standaard"/>
    <w:link w:val="Kop2Char"/>
    <w:uiPriority w:val="9"/>
    <w:unhideWhenUsed/>
    <w:qFormat/>
    <w:rsid w:val="0028190E"/>
    <w:pPr>
      <w:numPr>
        <w:ilvl w:val="1"/>
        <w:numId w:val="14"/>
      </w:numPr>
      <w:spacing w:before="400" w:line="271" w:lineRule="auto"/>
      <w:outlineLvl w:val="1"/>
    </w:pPr>
    <w:rPr>
      <w:smallCaps/>
      <w:sz w:val="28"/>
      <w:szCs w:val="28"/>
    </w:rPr>
  </w:style>
  <w:style w:type="paragraph" w:styleId="Kop3">
    <w:name w:val="heading 3"/>
    <w:basedOn w:val="Standaard"/>
    <w:next w:val="Standaard"/>
    <w:link w:val="Kop3Char"/>
    <w:uiPriority w:val="9"/>
    <w:semiHidden/>
    <w:unhideWhenUsed/>
    <w:qFormat/>
    <w:rsid w:val="00292EC7"/>
    <w:pPr>
      <w:numPr>
        <w:ilvl w:val="2"/>
        <w:numId w:val="14"/>
      </w:numPr>
      <w:spacing w:before="200" w:after="0" w:line="271" w:lineRule="auto"/>
      <w:outlineLvl w:val="2"/>
    </w:pPr>
    <w:rPr>
      <w:i/>
      <w:iCs/>
      <w:smallCaps/>
      <w:spacing w:val="5"/>
      <w:sz w:val="26"/>
      <w:szCs w:val="26"/>
    </w:rPr>
  </w:style>
  <w:style w:type="paragraph" w:styleId="Kop4">
    <w:name w:val="heading 4"/>
    <w:basedOn w:val="Standaard"/>
    <w:next w:val="Standaard"/>
    <w:link w:val="Kop4Char"/>
    <w:uiPriority w:val="9"/>
    <w:semiHidden/>
    <w:unhideWhenUsed/>
    <w:qFormat/>
    <w:rsid w:val="00292EC7"/>
    <w:pPr>
      <w:numPr>
        <w:ilvl w:val="3"/>
        <w:numId w:val="14"/>
      </w:numPr>
      <w:spacing w:after="0" w:line="271" w:lineRule="auto"/>
      <w:outlineLvl w:val="3"/>
    </w:pPr>
    <w:rPr>
      <w:b/>
      <w:bCs/>
      <w:spacing w:val="5"/>
      <w:sz w:val="24"/>
      <w:szCs w:val="24"/>
    </w:rPr>
  </w:style>
  <w:style w:type="paragraph" w:styleId="Kop5">
    <w:name w:val="heading 5"/>
    <w:basedOn w:val="Standaard"/>
    <w:next w:val="Standaard"/>
    <w:link w:val="Kop5Char"/>
    <w:uiPriority w:val="9"/>
    <w:semiHidden/>
    <w:unhideWhenUsed/>
    <w:qFormat/>
    <w:rsid w:val="00292EC7"/>
    <w:pPr>
      <w:numPr>
        <w:ilvl w:val="4"/>
        <w:numId w:val="14"/>
      </w:numPr>
      <w:spacing w:after="0" w:line="271" w:lineRule="auto"/>
      <w:outlineLvl w:val="4"/>
    </w:pPr>
    <w:rPr>
      <w:i/>
      <w:iCs/>
      <w:sz w:val="24"/>
      <w:szCs w:val="24"/>
    </w:rPr>
  </w:style>
  <w:style w:type="paragraph" w:styleId="Kop6">
    <w:name w:val="heading 6"/>
    <w:basedOn w:val="Standaard"/>
    <w:next w:val="Standaard"/>
    <w:link w:val="Kop6Char"/>
    <w:uiPriority w:val="9"/>
    <w:semiHidden/>
    <w:unhideWhenUsed/>
    <w:qFormat/>
    <w:rsid w:val="00292EC7"/>
    <w:pPr>
      <w:numPr>
        <w:ilvl w:val="5"/>
        <w:numId w:val="14"/>
      </w:numPr>
      <w:shd w:val="clear" w:color="auto" w:fill="FFFFFF" w:themeFill="background1"/>
      <w:spacing w:after="0" w:line="271" w:lineRule="auto"/>
      <w:outlineLvl w:val="5"/>
    </w:pPr>
    <w:rPr>
      <w:b/>
      <w:bCs/>
      <w:color w:val="595959" w:themeColor="text1" w:themeTint="A6"/>
      <w:spacing w:val="5"/>
    </w:rPr>
  </w:style>
  <w:style w:type="paragraph" w:styleId="Kop7">
    <w:name w:val="heading 7"/>
    <w:basedOn w:val="Standaard"/>
    <w:next w:val="Standaard"/>
    <w:link w:val="Kop7Char"/>
    <w:uiPriority w:val="9"/>
    <w:semiHidden/>
    <w:unhideWhenUsed/>
    <w:qFormat/>
    <w:rsid w:val="00292EC7"/>
    <w:pPr>
      <w:numPr>
        <w:ilvl w:val="6"/>
        <w:numId w:val="14"/>
      </w:numPr>
      <w:spacing w:after="0"/>
      <w:outlineLvl w:val="6"/>
    </w:pPr>
    <w:rPr>
      <w:b/>
      <w:bCs/>
      <w:i/>
      <w:iCs/>
      <w:color w:val="5A5A5A" w:themeColor="text1" w:themeTint="A5"/>
      <w:sz w:val="20"/>
      <w:szCs w:val="20"/>
    </w:rPr>
  </w:style>
  <w:style w:type="paragraph" w:styleId="Kop8">
    <w:name w:val="heading 8"/>
    <w:basedOn w:val="Standaard"/>
    <w:next w:val="Standaard"/>
    <w:link w:val="Kop8Char"/>
    <w:uiPriority w:val="9"/>
    <w:semiHidden/>
    <w:unhideWhenUsed/>
    <w:qFormat/>
    <w:rsid w:val="00292EC7"/>
    <w:pPr>
      <w:numPr>
        <w:ilvl w:val="7"/>
        <w:numId w:val="14"/>
      </w:numPr>
      <w:spacing w:after="0"/>
      <w:outlineLvl w:val="7"/>
    </w:pPr>
    <w:rPr>
      <w:b/>
      <w:bCs/>
      <w:color w:val="7F7F7F" w:themeColor="text1" w:themeTint="80"/>
      <w:sz w:val="20"/>
      <w:szCs w:val="20"/>
    </w:rPr>
  </w:style>
  <w:style w:type="paragraph" w:styleId="Kop9">
    <w:name w:val="heading 9"/>
    <w:basedOn w:val="Standaard"/>
    <w:next w:val="Standaard"/>
    <w:link w:val="Kop9Char"/>
    <w:uiPriority w:val="9"/>
    <w:semiHidden/>
    <w:unhideWhenUsed/>
    <w:qFormat/>
    <w:rsid w:val="00292EC7"/>
    <w:pPr>
      <w:numPr>
        <w:ilvl w:val="8"/>
        <w:numId w:val="14"/>
      </w:numPr>
      <w:spacing w:after="0" w:line="271" w:lineRule="auto"/>
      <w:outlineLvl w:val="8"/>
    </w:pPr>
    <w:rPr>
      <w:b/>
      <w:bCs/>
      <w:i/>
      <w:iCs/>
      <w:color w:val="7F7F7F" w:themeColor="text1" w:themeTint="8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8190E"/>
    <w:rPr>
      <w:smallCaps/>
      <w:spacing w:val="5"/>
      <w:sz w:val="36"/>
      <w:szCs w:val="36"/>
    </w:rPr>
  </w:style>
  <w:style w:type="character" w:customStyle="1" w:styleId="Kop2Char">
    <w:name w:val="Kop 2 Char"/>
    <w:basedOn w:val="Standaardalinea-lettertype"/>
    <w:link w:val="Kop2"/>
    <w:uiPriority w:val="9"/>
    <w:rsid w:val="0028190E"/>
    <w:rPr>
      <w:smallCaps/>
      <w:sz w:val="28"/>
      <w:szCs w:val="28"/>
    </w:rPr>
  </w:style>
  <w:style w:type="paragraph" w:styleId="Titel">
    <w:name w:val="Title"/>
    <w:basedOn w:val="Standaard"/>
    <w:next w:val="Standaard"/>
    <w:link w:val="TitelChar"/>
    <w:uiPriority w:val="10"/>
    <w:qFormat/>
    <w:rsid w:val="00292EC7"/>
    <w:pPr>
      <w:spacing w:after="300" w:line="240" w:lineRule="auto"/>
      <w:contextualSpacing/>
    </w:pPr>
    <w:rPr>
      <w:smallCaps/>
      <w:sz w:val="52"/>
      <w:szCs w:val="52"/>
    </w:rPr>
  </w:style>
  <w:style w:type="character" w:customStyle="1" w:styleId="TitelChar">
    <w:name w:val="Titel Char"/>
    <w:basedOn w:val="Standaardalinea-lettertype"/>
    <w:link w:val="Titel"/>
    <w:uiPriority w:val="10"/>
    <w:rsid w:val="00292EC7"/>
    <w:rPr>
      <w:smallCaps/>
      <w:sz w:val="52"/>
      <w:szCs w:val="52"/>
    </w:rPr>
  </w:style>
  <w:style w:type="paragraph" w:styleId="Ondertitel">
    <w:name w:val="Subtitle"/>
    <w:basedOn w:val="Standaard"/>
    <w:next w:val="Standaard"/>
    <w:link w:val="OndertitelChar"/>
    <w:uiPriority w:val="11"/>
    <w:qFormat/>
    <w:rsid w:val="00292EC7"/>
    <w:rPr>
      <w:i/>
      <w:iCs/>
      <w:smallCaps/>
      <w:spacing w:val="10"/>
      <w:sz w:val="28"/>
      <w:szCs w:val="28"/>
    </w:rPr>
  </w:style>
  <w:style w:type="character" w:customStyle="1" w:styleId="OndertitelChar">
    <w:name w:val="Ondertitel Char"/>
    <w:basedOn w:val="Standaardalinea-lettertype"/>
    <w:link w:val="Ondertitel"/>
    <w:uiPriority w:val="11"/>
    <w:rsid w:val="00292EC7"/>
    <w:rPr>
      <w:i/>
      <w:iCs/>
      <w:smallCaps/>
      <w:spacing w:val="10"/>
      <w:sz w:val="28"/>
      <w:szCs w:val="28"/>
    </w:rPr>
  </w:style>
  <w:style w:type="paragraph" w:styleId="Ballontekst">
    <w:name w:val="Balloon Text"/>
    <w:basedOn w:val="Standaard"/>
    <w:link w:val="BallontekstChar"/>
    <w:uiPriority w:val="99"/>
    <w:semiHidden/>
    <w:unhideWhenUsed/>
    <w:rsid w:val="00022E8E"/>
    <w:pPr>
      <w:spacing w:after="0" w:line="240" w:lineRule="auto"/>
    </w:pPr>
    <w:rPr>
      <w:rFonts w:eastAsiaTheme="minorEastAsia" w:hAnsi="Tahoma"/>
      <w:color w:val="414751" w:themeColor="text2" w:themeShade="BF"/>
      <w:sz w:val="16"/>
      <w:szCs w:val="16"/>
    </w:rPr>
  </w:style>
  <w:style w:type="character" w:customStyle="1" w:styleId="BallontekstChar">
    <w:name w:val="Ballontekst Char"/>
    <w:link w:val="Ballontekst"/>
    <w:uiPriority w:val="99"/>
    <w:semiHidden/>
    <w:rsid w:val="00022E8E"/>
    <w:rPr>
      <w:rFonts w:eastAsia="Times New Roman" w:hAnsi="Tahoma"/>
      <w:color w:val="414751"/>
      <w:sz w:val="16"/>
      <w:szCs w:val="16"/>
      <w:lang w:val="nl-NL"/>
    </w:rPr>
  </w:style>
  <w:style w:type="character" w:styleId="Titelvanboek">
    <w:name w:val="Book Title"/>
    <w:basedOn w:val="Standaardalinea-lettertype"/>
    <w:uiPriority w:val="33"/>
    <w:qFormat/>
    <w:rsid w:val="00292EC7"/>
    <w:rPr>
      <w:i/>
      <w:iCs/>
      <w:smallCaps/>
      <w:spacing w:val="5"/>
    </w:rPr>
  </w:style>
  <w:style w:type="numbering" w:customStyle="1" w:styleId="Lijstmetopsommingstekens">
    <w:name w:val="Lijst met opsommingstekens"/>
    <w:uiPriority w:val="99"/>
    <w:rsid w:val="00022E8E"/>
    <w:pPr>
      <w:numPr>
        <w:numId w:val="1"/>
      </w:numPr>
    </w:pPr>
  </w:style>
  <w:style w:type="paragraph" w:styleId="Bijschrift">
    <w:name w:val="caption"/>
    <w:basedOn w:val="Standaard"/>
    <w:next w:val="Standaard"/>
    <w:uiPriority w:val="35"/>
    <w:unhideWhenUsed/>
    <w:rsid w:val="00292EC7"/>
    <w:rPr>
      <w:caps/>
      <w:spacing w:val="10"/>
      <w:sz w:val="18"/>
      <w:szCs w:val="18"/>
    </w:rPr>
  </w:style>
  <w:style w:type="character" w:styleId="Nadruk">
    <w:name w:val="Emphasis"/>
    <w:uiPriority w:val="20"/>
    <w:qFormat/>
    <w:rsid w:val="00292EC7"/>
    <w:rPr>
      <w:b/>
      <w:bCs/>
      <w:i/>
      <w:iCs/>
      <w:spacing w:val="10"/>
    </w:rPr>
  </w:style>
  <w:style w:type="paragraph" w:styleId="Voettekst">
    <w:name w:val="footer"/>
    <w:basedOn w:val="Standaard"/>
    <w:link w:val="VoettekstChar"/>
    <w:uiPriority w:val="99"/>
    <w:unhideWhenUsed/>
    <w:rsid w:val="00022E8E"/>
    <w:pPr>
      <w:tabs>
        <w:tab w:val="center" w:pos="4680"/>
        <w:tab w:val="right" w:pos="9360"/>
      </w:tabs>
      <w:spacing w:after="0" w:line="240" w:lineRule="auto"/>
    </w:pPr>
  </w:style>
  <w:style w:type="character" w:customStyle="1" w:styleId="VoettekstChar">
    <w:name w:val="Voettekst Char"/>
    <w:link w:val="Voettekst"/>
    <w:uiPriority w:val="99"/>
    <w:rsid w:val="00022E8E"/>
    <w:rPr>
      <w:color w:val="414751"/>
      <w:sz w:val="20"/>
    </w:rPr>
  </w:style>
  <w:style w:type="paragraph" w:styleId="Koptekst">
    <w:name w:val="header"/>
    <w:basedOn w:val="Standaard"/>
    <w:link w:val="KoptekstChar"/>
    <w:uiPriority w:val="99"/>
    <w:semiHidden/>
    <w:unhideWhenUsed/>
    <w:rsid w:val="00022E8E"/>
    <w:pPr>
      <w:tabs>
        <w:tab w:val="center" w:pos="4680"/>
        <w:tab w:val="right" w:pos="9360"/>
      </w:tabs>
      <w:spacing w:after="0" w:line="240" w:lineRule="auto"/>
    </w:pPr>
  </w:style>
  <w:style w:type="character" w:customStyle="1" w:styleId="KoptekstChar">
    <w:name w:val="Koptekst Char"/>
    <w:link w:val="Koptekst"/>
    <w:uiPriority w:val="99"/>
    <w:semiHidden/>
    <w:rsid w:val="00022E8E"/>
    <w:rPr>
      <w:color w:val="414751"/>
      <w:sz w:val="20"/>
    </w:rPr>
  </w:style>
  <w:style w:type="character" w:customStyle="1" w:styleId="Kop3Char">
    <w:name w:val="Kop 3 Char"/>
    <w:basedOn w:val="Standaardalinea-lettertype"/>
    <w:link w:val="Kop3"/>
    <w:uiPriority w:val="9"/>
    <w:semiHidden/>
    <w:rsid w:val="00292EC7"/>
    <w:rPr>
      <w:i/>
      <w:iCs/>
      <w:smallCaps/>
      <w:spacing w:val="5"/>
      <w:sz w:val="26"/>
      <w:szCs w:val="26"/>
    </w:rPr>
  </w:style>
  <w:style w:type="character" w:customStyle="1" w:styleId="Kop4Char">
    <w:name w:val="Kop 4 Char"/>
    <w:basedOn w:val="Standaardalinea-lettertype"/>
    <w:link w:val="Kop4"/>
    <w:uiPriority w:val="9"/>
    <w:semiHidden/>
    <w:rsid w:val="00292EC7"/>
    <w:rPr>
      <w:b/>
      <w:bCs/>
      <w:spacing w:val="5"/>
      <w:sz w:val="24"/>
      <w:szCs w:val="24"/>
    </w:rPr>
  </w:style>
  <w:style w:type="character" w:customStyle="1" w:styleId="Kop5Char">
    <w:name w:val="Kop 5 Char"/>
    <w:basedOn w:val="Standaardalinea-lettertype"/>
    <w:link w:val="Kop5"/>
    <w:uiPriority w:val="9"/>
    <w:semiHidden/>
    <w:rsid w:val="00292EC7"/>
    <w:rPr>
      <w:i/>
      <w:iCs/>
      <w:sz w:val="24"/>
      <w:szCs w:val="24"/>
    </w:rPr>
  </w:style>
  <w:style w:type="character" w:customStyle="1" w:styleId="Kop6Char">
    <w:name w:val="Kop 6 Char"/>
    <w:basedOn w:val="Standaardalinea-lettertype"/>
    <w:link w:val="Kop6"/>
    <w:uiPriority w:val="9"/>
    <w:semiHidden/>
    <w:rsid w:val="00292EC7"/>
    <w:rPr>
      <w:b/>
      <w:bCs/>
      <w:color w:val="595959" w:themeColor="text1" w:themeTint="A6"/>
      <w:spacing w:val="5"/>
      <w:shd w:val="clear" w:color="auto" w:fill="FFFFFF" w:themeFill="background1"/>
    </w:rPr>
  </w:style>
  <w:style w:type="character" w:customStyle="1" w:styleId="Kop7Char">
    <w:name w:val="Kop 7 Char"/>
    <w:basedOn w:val="Standaardalinea-lettertype"/>
    <w:link w:val="Kop7"/>
    <w:uiPriority w:val="9"/>
    <w:semiHidden/>
    <w:rsid w:val="00292EC7"/>
    <w:rPr>
      <w:b/>
      <w:bCs/>
      <w:i/>
      <w:iCs/>
      <w:color w:val="5A5A5A" w:themeColor="text1" w:themeTint="A5"/>
      <w:sz w:val="20"/>
      <w:szCs w:val="20"/>
    </w:rPr>
  </w:style>
  <w:style w:type="character" w:customStyle="1" w:styleId="Kop8Char">
    <w:name w:val="Kop 8 Char"/>
    <w:basedOn w:val="Standaardalinea-lettertype"/>
    <w:link w:val="Kop8"/>
    <w:uiPriority w:val="9"/>
    <w:semiHidden/>
    <w:rsid w:val="00292EC7"/>
    <w:rPr>
      <w:b/>
      <w:bCs/>
      <w:color w:val="7F7F7F" w:themeColor="text1" w:themeTint="80"/>
      <w:sz w:val="20"/>
      <w:szCs w:val="20"/>
    </w:rPr>
  </w:style>
  <w:style w:type="character" w:customStyle="1" w:styleId="Kop9Char">
    <w:name w:val="Kop 9 Char"/>
    <w:basedOn w:val="Standaardalinea-lettertype"/>
    <w:link w:val="Kop9"/>
    <w:uiPriority w:val="9"/>
    <w:semiHidden/>
    <w:rsid w:val="00292EC7"/>
    <w:rPr>
      <w:b/>
      <w:bCs/>
      <w:i/>
      <w:iCs/>
      <w:color w:val="7F7F7F" w:themeColor="text1" w:themeTint="80"/>
      <w:sz w:val="18"/>
      <w:szCs w:val="18"/>
    </w:rPr>
  </w:style>
  <w:style w:type="character" w:styleId="Intensievebenadrukking">
    <w:name w:val="Intense Emphasis"/>
    <w:uiPriority w:val="21"/>
    <w:qFormat/>
    <w:rsid w:val="00292EC7"/>
    <w:rPr>
      <w:b/>
      <w:bCs/>
      <w:i/>
      <w:iCs/>
    </w:rPr>
  </w:style>
  <w:style w:type="paragraph" w:styleId="Citaat">
    <w:name w:val="Quote"/>
    <w:basedOn w:val="Standaard"/>
    <w:next w:val="Standaard"/>
    <w:link w:val="CitaatChar"/>
    <w:uiPriority w:val="29"/>
    <w:qFormat/>
    <w:rsid w:val="00292EC7"/>
    <w:rPr>
      <w:i/>
      <w:iCs/>
    </w:rPr>
  </w:style>
  <w:style w:type="character" w:customStyle="1" w:styleId="CitaatChar">
    <w:name w:val="Citaat Char"/>
    <w:basedOn w:val="Standaardalinea-lettertype"/>
    <w:link w:val="Citaat"/>
    <w:uiPriority w:val="29"/>
    <w:rsid w:val="00292EC7"/>
    <w:rPr>
      <w:i/>
      <w:iCs/>
    </w:rPr>
  </w:style>
  <w:style w:type="paragraph" w:styleId="Duidelijkcitaat">
    <w:name w:val="Intense Quote"/>
    <w:basedOn w:val="Standaard"/>
    <w:next w:val="Standaard"/>
    <w:link w:val="DuidelijkcitaatChar"/>
    <w:uiPriority w:val="30"/>
    <w:qFormat/>
    <w:rsid w:val="00292EC7"/>
    <w:pPr>
      <w:pBdr>
        <w:top w:val="single" w:sz="4" w:space="10" w:color="auto"/>
        <w:bottom w:val="single" w:sz="4" w:space="10" w:color="auto"/>
      </w:pBdr>
      <w:spacing w:before="240" w:after="240" w:line="300" w:lineRule="auto"/>
      <w:ind w:left="1152" w:right="1152"/>
      <w:jc w:val="both"/>
    </w:pPr>
    <w:rPr>
      <w:i/>
      <w:iCs/>
    </w:rPr>
  </w:style>
  <w:style w:type="character" w:customStyle="1" w:styleId="DuidelijkcitaatChar">
    <w:name w:val="Duidelijk citaat Char"/>
    <w:basedOn w:val="Standaardalinea-lettertype"/>
    <w:link w:val="Duidelijkcitaat"/>
    <w:uiPriority w:val="30"/>
    <w:rsid w:val="00292EC7"/>
    <w:rPr>
      <w:i/>
      <w:iCs/>
    </w:rPr>
  </w:style>
  <w:style w:type="character" w:styleId="Intensieveverwijzing">
    <w:name w:val="Intense Reference"/>
    <w:uiPriority w:val="32"/>
    <w:qFormat/>
    <w:rsid w:val="00292EC7"/>
    <w:rPr>
      <w:b/>
      <w:bCs/>
      <w:smallCaps/>
    </w:rPr>
  </w:style>
  <w:style w:type="paragraph" w:styleId="Lijstalinea">
    <w:name w:val="List Paragraph"/>
    <w:basedOn w:val="Standaard"/>
    <w:uiPriority w:val="34"/>
    <w:qFormat/>
    <w:rsid w:val="00292EC7"/>
    <w:pPr>
      <w:ind w:left="720"/>
      <w:contextualSpacing/>
    </w:pPr>
  </w:style>
  <w:style w:type="paragraph" w:styleId="Standaardinspringing">
    <w:name w:val="Normal Indent"/>
    <w:basedOn w:val="Standaard"/>
    <w:uiPriority w:val="99"/>
    <w:unhideWhenUsed/>
    <w:rsid w:val="00022E8E"/>
    <w:pPr>
      <w:ind w:left="720"/>
      <w:contextualSpacing/>
    </w:pPr>
  </w:style>
  <w:style w:type="numbering" w:customStyle="1" w:styleId="Genummerdelijst">
    <w:name w:val="Genummerde lijst"/>
    <w:uiPriority w:val="99"/>
    <w:rsid w:val="00022E8E"/>
    <w:pPr>
      <w:numPr>
        <w:numId w:val="2"/>
      </w:numPr>
    </w:pPr>
  </w:style>
  <w:style w:type="character" w:styleId="Zwaar">
    <w:name w:val="Strong"/>
    <w:uiPriority w:val="22"/>
    <w:qFormat/>
    <w:rsid w:val="00292EC7"/>
    <w:rPr>
      <w:b/>
      <w:bCs/>
    </w:rPr>
  </w:style>
  <w:style w:type="character" w:styleId="Subtielebenadrukking">
    <w:name w:val="Subtle Emphasis"/>
    <w:uiPriority w:val="19"/>
    <w:qFormat/>
    <w:rsid w:val="00292EC7"/>
    <w:rPr>
      <w:i/>
      <w:iCs/>
    </w:rPr>
  </w:style>
  <w:style w:type="character" w:styleId="Subtieleverwijzing">
    <w:name w:val="Subtle Reference"/>
    <w:basedOn w:val="Standaardalinea-lettertype"/>
    <w:uiPriority w:val="31"/>
    <w:qFormat/>
    <w:rsid w:val="00292EC7"/>
    <w:rPr>
      <w:smallCaps/>
    </w:rPr>
  </w:style>
  <w:style w:type="table" w:styleId="Tabelraster">
    <w:name w:val="Table Grid"/>
    <w:basedOn w:val="Standaardtabel"/>
    <w:uiPriority w:val="1"/>
    <w:rsid w:val="00022E8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kstvantijdelijkeaanduiding">
    <w:name w:val="Placeholder Text"/>
    <w:uiPriority w:val="99"/>
    <w:semiHidden/>
    <w:rsid w:val="00022E8E"/>
    <w:rPr>
      <w:color w:val="808080"/>
    </w:rPr>
  </w:style>
  <w:style w:type="paragraph" w:styleId="Geenafstand">
    <w:name w:val="No Spacing"/>
    <w:basedOn w:val="Standaard"/>
    <w:link w:val="GeenafstandChar"/>
    <w:uiPriority w:val="1"/>
    <w:qFormat/>
    <w:rsid w:val="00292EC7"/>
    <w:pPr>
      <w:spacing w:after="0" w:line="240" w:lineRule="auto"/>
    </w:pPr>
  </w:style>
  <w:style w:type="character" w:customStyle="1" w:styleId="GeenafstandChar">
    <w:name w:val="Geen afstand Char"/>
    <w:basedOn w:val="Standaardalinea-lettertype"/>
    <w:link w:val="Geenafstand"/>
    <w:uiPriority w:val="1"/>
    <w:rsid w:val="00292EC7"/>
  </w:style>
  <w:style w:type="paragraph" w:styleId="Kopvaninhoudsopgave">
    <w:name w:val="TOC Heading"/>
    <w:basedOn w:val="Kop1"/>
    <w:next w:val="Standaard"/>
    <w:uiPriority w:val="39"/>
    <w:unhideWhenUsed/>
    <w:qFormat/>
    <w:rsid w:val="00292EC7"/>
    <w:pPr>
      <w:outlineLvl w:val="9"/>
    </w:pPr>
    <w:rPr>
      <w:lang w:bidi="en-US"/>
    </w:rPr>
  </w:style>
  <w:style w:type="character" w:styleId="Hyperlink">
    <w:name w:val="Hyperlink"/>
    <w:basedOn w:val="Standaardalinea-lettertype"/>
    <w:uiPriority w:val="99"/>
    <w:rsid w:val="00292EC7"/>
    <w:rPr>
      <w:color w:val="D2611C" w:themeColor="hyperlink"/>
      <w:u w:val="single"/>
    </w:rPr>
  </w:style>
  <w:style w:type="paragraph" w:styleId="Inhopg1">
    <w:name w:val="toc 1"/>
    <w:basedOn w:val="Standaard"/>
    <w:next w:val="Standaard"/>
    <w:autoRedefine/>
    <w:uiPriority w:val="39"/>
    <w:rsid w:val="0028190E"/>
    <w:pPr>
      <w:tabs>
        <w:tab w:val="left" w:pos="440"/>
        <w:tab w:val="right" w:leader="dot" w:pos="8211"/>
      </w:tabs>
      <w:spacing w:after="100"/>
    </w:pPr>
  </w:style>
  <w:style w:type="paragraph" w:styleId="Inhopg2">
    <w:name w:val="toc 2"/>
    <w:basedOn w:val="Standaard"/>
    <w:next w:val="Standaard"/>
    <w:autoRedefine/>
    <w:uiPriority w:val="39"/>
    <w:rsid w:val="003D28AD"/>
    <w:pPr>
      <w:spacing w:after="100"/>
      <w:ind w:left="220"/>
    </w:pPr>
  </w:style>
  <w:style w:type="table" w:styleId="Lichtelijst-accent3">
    <w:name w:val="Light List Accent 3"/>
    <w:basedOn w:val="Standaardtabel"/>
    <w:uiPriority w:val="61"/>
    <w:rsid w:val="00B47068"/>
    <w:pPr>
      <w:spacing w:after="0" w:line="240" w:lineRule="auto"/>
    </w:pPr>
    <w:rPr>
      <w:rFonts w:asciiTheme="minorHAnsi" w:eastAsiaTheme="minorEastAsia" w:hAnsiTheme="minorHAnsi" w:cstheme="minorBidi"/>
    </w:rPr>
    <w:tblPr>
      <w:tblStyleRowBandSize w:val="1"/>
      <w:tblStyleColBandSize w:val="1"/>
      <w:tblBorders>
        <w:top w:val="single" w:sz="8" w:space="0" w:color="B32C16" w:themeColor="accent3"/>
        <w:left w:val="single" w:sz="8" w:space="0" w:color="B32C16" w:themeColor="accent3"/>
        <w:bottom w:val="single" w:sz="8" w:space="0" w:color="B32C16" w:themeColor="accent3"/>
        <w:right w:val="single" w:sz="8" w:space="0" w:color="B32C16" w:themeColor="accent3"/>
      </w:tblBorders>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table" w:styleId="Gemiddeldearcering1-accent3">
    <w:name w:val="Medium Shading 1 Accent 3"/>
    <w:basedOn w:val="Standaardtabel"/>
    <w:uiPriority w:val="63"/>
    <w:qFormat/>
    <w:rsid w:val="00B47068"/>
    <w:pPr>
      <w:spacing w:after="0" w:line="240" w:lineRule="auto"/>
    </w:pPr>
    <w:tblPr>
      <w:tblStyleRowBandSize w:val="1"/>
      <w:tblStyleColBandSize w:val="1"/>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qFormat/>
    <w:rsid w:val="00B47068"/>
    <w:pPr>
      <w:spacing w:after="0" w:line="240" w:lineRule="auto"/>
    </w:pPr>
    <w:tblPr>
      <w:tblStyleRowBandSize w:val="1"/>
      <w:tblStyleColBandSize w:val="1"/>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rsid w:val="00DE7AC4"/>
    <w:rPr>
      <w:sz w:val="16"/>
      <w:szCs w:val="16"/>
    </w:rPr>
  </w:style>
  <w:style w:type="paragraph" w:styleId="Tekstopmerking">
    <w:name w:val="annotation text"/>
    <w:basedOn w:val="Standaard"/>
    <w:link w:val="TekstopmerkingChar"/>
    <w:uiPriority w:val="99"/>
    <w:semiHidden/>
    <w:rsid w:val="00DE7AC4"/>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DE7AC4"/>
    <w:rPr>
      <w:sz w:val="20"/>
      <w:szCs w:val="20"/>
    </w:rPr>
  </w:style>
  <w:style w:type="paragraph" w:styleId="Onderwerpvanopmerking">
    <w:name w:val="annotation subject"/>
    <w:basedOn w:val="Tekstopmerking"/>
    <w:next w:val="Tekstopmerking"/>
    <w:link w:val="OnderwerpvanopmerkingChar"/>
    <w:uiPriority w:val="99"/>
    <w:semiHidden/>
    <w:rsid w:val="00DE7AC4"/>
    <w:rPr>
      <w:b/>
      <w:bCs/>
    </w:rPr>
  </w:style>
  <w:style w:type="character" w:customStyle="1" w:styleId="OnderwerpvanopmerkingChar">
    <w:name w:val="Onderwerp van opmerking Char"/>
    <w:basedOn w:val="TekstopmerkingChar"/>
    <w:link w:val="Onderwerpvanopmerking"/>
    <w:uiPriority w:val="99"/>
    <w:semiHidden/>
    <w:rsid w:val="00DE7AC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mailto:ijc@schaakverenigingdetoren.n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www.github.com/lmeulen/IJC_UI" TargetMode="External"/><Relationship Id="rId37" Type="http://schemas.openxmlformats.org/officeDocument/2006/relationships/image" Target="media/image26.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lmeulen/IJC_UI" TargetMode="External"/><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o.vandermeulen\AppData\Roaming\Microsoft\Templates\Orie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B1BCD7-F8EC-4088-A327-2117B77B2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OrielReport.dotx</Template>
  <TotalTime>0</TotalTime>
  <Pages>1</Pages>
  <Words>6000</Words>
  <Characters>33003</Characters>
  <Application>Microsoft Office Word</Application>
  <DocSecurity>0</DocSecurity>
  <Lines>275</Lines>
  <Paragraphs>77</Paragraphs>
  <ScaleCrop>false</ScaleCrop>
  <HeadingPairs>
    <vt:vector size="6" baseType="variant">
      <vt:variant>
        <vt:lpstr>Titel</vt:lpstr>
      </vt:variant>
      <vt:variant>
        <vt:i4>1</vt:i4>
      </vt:variant>
      <vt:variant>
        <vt:lpstr>Title</vt:lpstr>
      </vt:variant>
      <vt:variant>
        <vt:i4>1</vt:i4>
      </vt:variant>
      <vt:variant>
        <vt:lpstr>Headings</vt:lpstr>
      </vt:variant>
      <vt:variant>
        <vt:i4>2</vt:i4>
      </vt:variant>
    </vt:vector>
  </HeadingPairs>
  <TitlesOfParts>
    <vt:vector size="4" baseType="lpstr">
      <vt:lpstr/>
      <vt:lpstr/>
      <vt:lpstr>Heading 1</vt:lpstr>
      <vt:lpstr>    Heading 2</vt:lpstr>
    </vt:vector>
  </TitlesOfParts>
  <Company>NS</Company>
  <LinksUpToDate>false</LinksUpToDate>
  <CharactersWithSpaces>38926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Meulen van der, Leo L (INT)</dc:creator>
  <cp:lastModifiedBy>Meulen van der, Leo L (INT)</cp:lastModifiedBy>
  <cp:revision>21</cp:revision>
  <dcterms:created xsi:type="dcterms:W3CDTF">2016-10-24T20:38:00Z</dcterms:created>
  <dcterms:modified xsi:type="dcterms:W3CDTF">2016-11-05T16:03:00Z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TC101927499990</vt:lpwstr>
  </property>
</Properties>
</file>